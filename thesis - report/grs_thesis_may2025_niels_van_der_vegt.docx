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79795" w14:textId="77777777" w:rsidR="003E1F61" w:rsidRPr="00370243" w:rsidRDefault="00C21EAD" w:rsidP="00C232C8">
      <w:pPr>
        <w:ind w:left="720" w:firstLine="720"/>
        <w:rPr>
          <w:rFonts w:cstheme="minorHAnsi"/>
          <w:color w:val="auto"/>
          <w:sz w:val="22"/>
          <w:szCs w:val="22"/>
          <w:lang w:val="en-US"/>
        </w:rPr>
      </w:pPr>
      <w:r w:rsidRPr="00370243">
        <w:rPr>
          <w:rFonts w:cstheme="minorHAnsi"/>
          <w:color w:val="auto"/>
          <w:sz w:val="22"/>
          <w:szCs w:val="22"/>
          <w:lang w:val="en-US"/>
        </w:rPr>
        <w:t>Geo-information Science and Remote Sensing</w:t>
      </w:r>
    </w:p>
    <w:p w14:paraId="405A3DF2" w14:textId="26F2168B" w:rsidR="00C66FFE" w:rsidRPr="00370243" w:rsidRDefault="00C66FFE" w:rsidP="003E1F61">
      <w:pPr>
        <w:ind w:left="720" w:firstLine="720"/>
        <w:rPr>
          <w:rFonts w:cstheme="minorHAnsi"/>
          <w:color w:val="auto"/>
          <w:sz w:val="22"/>
          <w:szCs w:val="22"/>
          <w:lang w:val="en-US"/>
        </w:rPr>
      </w:pPr>
      <w:r w:rsidRPr="00370243">
        <w:rPr>
          <w:rFonts w:cstheme="minorHAnsi"/>
          <w:color w:val="auto"/>
          <w:sz w:val="22"/>
          <w:szCs w:val="22"/>
          <w:lang w:val="en-US"/>
        </w:rPr>
        <w:t>Thesis Report GIRS-20</w:t>
      </w:r>
      <w:r w:rsidR="00BA009D" w:rsidRPr="00370243">
        <w:rPr>
          <w:rFonts w:cstheme="minorHAnsi"/>
          <w:color w:val="auto"/>
          <w:sz w:val="22"/>
          <w:szCs w:val="22"/>
          <w:lang w:val="en-US"/>
        </w:rPr>
        <w:t>2</w:t>
      </w:r>
      <w:r w:rsidR="005475EC" w:rsidRPr="00370243">
        <w:rPr>
          <w:rFonts w:cstheme="minorHAnsi"/>
          <w:color w:val="auto"/>
          <w:sz w:val="22"/>
          <w:szCs w:val="22"/>
          <w:lang w:val="en-US"/>
        </w:rPr>
        <w:t>4</w:t>
      </w:r>
      <w:r w:rsidRPr="00370243">
        <w:rPr>
          <w:rFonts w:cstheme="minorHAnsi"/>
          <w:color w:val="auto"/>
          <w:sz w:val="22"/>
          <w:szCs w:val="22"/>
          <w:lang w:val="en-US"/>
        </w:rPr>
        <w:t>-xx</w:t>
      </w:r>
    </w:p>
    <w:p w14:paraId="6107501E" w14:textId="77777777" w:rsidR="00C66FFE" w:rsidRPr="00370243" w:rsidRDefault="00C66FFE" w:rsidP="00324EDC">
      <w:pPr>
        <w:pBdr>
          <w:bottom w:val="single" w:sz="12" w:space="0" w:color="auto"/>
        </w:pBdr>
        <w:tabs>
          <w:tab w:val="left" w:pos="0"/>
        </w:tabs>
        <w:ind w:left="720" w:hanging="1170"/>
        <w:rPr>
          <w:rFonts w:cstheme="minorHAnsi"/>
          <w:color w:val="auto"/>
          <w:sz w:val="22"/>
          <w:szCs w:val="22"/>
          <w:lang w:val="en-US"/>
        </w:rPr>
      </w:pPr>
    </w:p>
    <w:p w14:paraId="70997B9E" w14:textId="77777777" w:rsidR="00C66FFE" w:rsidRPr="00370243" w:rsidRDefault="00C66FFE" w:rsidP="00C232C8">
      <w:pPr>
        <w:outlineLvl w:val="0"/>
        <w:rPr>
          <w:rFonts w:cstheme="minorHAnsi"/>
          <w:b/>
          <w:sz w:val="48"/>
          <w:szCs w:val="48"/>
          <w:lang w:val="en-US"/>
        </w:rPr>
      </w:pPr>
    </w:p>
    <w:p w14:paraId="51169647" w14:textId="77777777" w:rsidR="00FD1705" w:rsidRPr="00370243" w:rsidRDefault="00FB3128" w:rsidP="00FB3128">
      <w:pPr>
        <w:spacing w:before="0" w:after="120"/>
        <w:ind w:left="720" w:firstLine="360"/>
        <w:rPr>
          <w:rFonts w:cstheme="minorHAnsi"/>
          <w:b/>
          <w:sz w:val="48"/>
          <w:szCs w:val="48"/>
          <w:lang w:val="en-US"/>
        </w:rPr>
      </w:pPr>
      <w:r w:rsidRPr="00370243">
        <w:rPr>
          <w:rFonts w:cstheme="minorHAnsi"/>
          <w:b/>
          <w:sz w:val="48"/>
          <w:szCs w:val="48"/>
          <w:lang w:val="en-US"/>
        </w:rPr>
        <w:t xml:space="preserve">Moose Habitat Selection and Movement </w:t>
      </w:r>
    </w:p>
    <w:p w14:paraId="31E03A13" w14:textId="77777777" w:rsidR="00FD1705" w:rsidRPr="00370243" w:rsidRDefault="00FB3128" w:rsidP="00FB3128">
      <w:pPr>
        <w:spacing w:before="0" w:after="120"/>
        <w:ind w:left="720" w:firstLine="360"/>
        <w:rPr>
          <w:rFonts w:cstheme="minorHAnsi"/>
          <w:b/>
          <w:sz w:val="48"/>
          <w:szCs w:val="48"/>
          <w:lang w:val="en-US"/>
        </w:rPr>
      </w:pPr>
      <w:r w:rsidRPr="00370243">
        <w:rPr>
          <w:rFonts w:cstheme="minorHAnsi"/>
          <w:b/>
          <w:sz w:val="48"/>
          <w:szCs w:val="48"/>
          <w:lang w:val="en-US"/>
        </w:rPr>
        <w:t xml:space="preserve">Dynamics in a Changing Thermal Landscape </w:t>
      </w:r>
    </w:p>
    <w:p w14:paraId="75EEB727" w14:textId="6A90036C" w:rsidR="00FB3128" w:rsidRPr="00370243" w:rsidRDefault="00FB3128" w:rsidP="00FB3128">
      <w:pPr>
        <w:spacing w:before="0" w:after="120"/>
        <w:ind w:left="720" w:firstLine="360"/>
        <w:rPr>
          <w:rFonts w:cstheme="minorHAnsi"/>
          <w:b/>
          <w:sz w:val="48"/>
          <w:szCs w:val="48"/>
          <w:lang w:val="en-US"/>
        </w:rPr>
      </w:pPr>
      <w:r w:rsidRPr="00370243">
        <w:rPr>
          <w:rFonts w:cstheme="minorHAnsi"/>
          <w:b/>
          <w:sz w:val="48"/>
          <w:szCs w:val="48"/>
          <w:lang w:val="en-US"/>
        </w:rPr>
        <w:t>under Climate Change</w:t>
      </w:r>
    </w:p>
    <w:p w14:paraId="3D0534CE" w14:textId="1379F1D4" w:rsidR="00C66FFE" w:rsidRPr="00370243" w:rsidRDefault="00FB3128" w:rsidP="00C232C8">
      <w:pPr>
        <w:ind w:left="720" w:firstLine="360"/>
        <w:rPr>
          <w:rFonts w:cstheme="minorHAnsi"/>
          <w:b/>
          <w:i/>
          <w:sz w:val="32"/>
          <w:szCs w:val="32"/>
          <w:lang w:val="en-US"/>
        </w:rPr>
      </w:pPr>
      <w:r w:rsidRPr="00370243">
        <w:rPr>
          <w:rFonts w:cstheme="minorHAnsi"/>
          <w:b/>
          <w:i/>
          <w:sz w:val="32"/>
          <w:szCs w:val="32"/>
          <w:lang w:val="en-US"/>
        </w:rPr>
        <w:t>Accounting for circadian rhythmicity using harmonic terms</w:t>
      </w:r>
    </w:p>
    <w:p w14:paraId="0BC7A85E" w14:textId="4991D0ED" w:rsidR="00C66FFE" w:rsidRPr="00370243" w:rsidRDefault="00BA009D" w:rsidP="00F06C20">
      <w:pPr>
        <w:ind w:left="360" w:firstLine="720"/>
        <w:rPr>
          <w:rFonts w:cstheme="minorHAnsi"/>
          <w:color w:val="auto"/>
          <w:sz w:val="22"/>
          <w:szCs w:val="22"/>
          <w:lang w:val="en-US"/>
        </w:rPr>
      </w:pPr>
      <w:r w:rsidRPr="00370243">
        <w:rPr>
          <w:rFonts w:cstheme="minorHAnsi"/>
          <w:color w:val="auto"/>
          <w:sz w:val="22"/>
          <w:szCs w:val="22"/>
          <w:lang w:val="en-US"/>
        </w:rPr>
        <w:t>Niels van der Vegt</w:t>
      </w:r>
    </w:p>
    <w:p w14:paraId="0592D659" w14:textId="67A71FD5" w:rsidR="00C66FFE" w:rsidRPr="00370243" w:rsidRDefault="00C66FFE" w:rsidP="00F06C20">
      <w:pPr>
        <w:tabs>
          <w:tab w:val="left" w:pos="1980"/>
        </w:tabs>
        <w:ind w:left="720"/>
        <w:rPr>
          <w:rFonts w:cstheme="minorHAnsi"/>
          <w:color w:val="auto"/>
          <w:sz w:val="22"/>
          <w:szCs w:val="22"/>
          <w:lang w:val="en-US"/>
        </w:rPr>
      </w:pPr>
    </w:p>
    <w:p w14:paraId="6D35D0A6" w14:textId="1D070418" w:rsidR="00C66FFE" w:rsidRPr="00370243" w:rsidRDefault="00152F55" w:rsidP="00F06C20">
      <w:pPr>
        <w:tabs>
          <w:tab w:val="left" w:pos="1980"/>
        </w:tabs>
        <w:ind w:left="720"/>
        <w:rPr>
          <w:rFonts w:cstheme="minorHAnsi"/>
          <w:color w:val="auto"/>
          <w:sz w:val="22"/>
          <w:szCs w:val="22"/>
          <w:lang w:val="en-US"/>
        </w:rPr>
      </w:pPr>
      <w:r w:rsidRPr="00370243">
        <w:rPr>
          <w:rFonts w:cstheme="minorHAnsi"/>
          <w:noProof/>
          <w:color w:val="auto"/>
          <w:sz w:val="22"/>
          <w:szCs w:val="22"/>
          <w:lang w:val="en-US"/>
        </w:rPr>
        <w:drawing>
          <wp:anchor distT="0" distB="0" distL="114300" distR="114300" simplePos="0" relativeHeight="251666432" behindDoc="0" locked="0" layoutInCell="1" allowOverlap="1" wp14:anchorId="2D8D112E" wp14:editId="7F1DCB27">
            <wp:simplePos x="0" y="0"/>
            <wp:positionH relativeFrom="column">
              <wp:posOffset>1363980</wp:posOffset>
            </wp:positionH>
            <wp:positionV relativeFrom="paragraph">
              <wp:posOffset>226799</wp:posOffset>
            </wp:positionV>
            <wp:extent cx="4044950" cy="2689860"/>
            <wp:effectExtent l="0" t="0" r="0" b="2540"/>
            <wp:wrapSquare wrapText="bothSides"/>
            <wp:docPr id="1452370765" name="Picture 1" descr="A moose in the w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0765" name="Picture 1" descr="A moose in the wood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4950" cy="2689860"/>
                    </a:xfrm>
                    <a:prstGeom prst="rect">
                      <a:avLst/>
                    </a:prstGeom>
                  </pic:spPr>
                </pic:pic>
              </a:graphicData>
            </a:graphic>
            <wp14:sizeRelH relativeFrom="page">
              <wp14:pctWidth>0</wp14:pctWidth>
            </wp14:sizeRelH>
            <wp14:sizeRelV relativeFrom="page">
              <wp14:pctHeight>0</wp14:pctHeight>
            </wp14:sizeRelV>
          </wp:anchor>
        </w:drawing>
      </w:r>
    </w:p>
    <w:p w14:paraId="4492529C" w14:textId="6133D88A" w:rsidR="00C66FFE" w:rsidRPr="00370243" w:rsidRDefault="00C66FFE" w:rsidP="00F06C20">
      <w:pPr>
        <w:tabs>
          <w:tab w:val="left" w:pos="1980"/>
        </w:tabs>
        <w:ind w:left="720"/>
        <w:rPr>
          <w:rFonts w:cstheme="minorHAnsi"/>
          <w:color w:val="auto"/>
          <w:sz w:val="22"/>
          <w:szCs w:val="22"/>
          <w:lang w:val="en-US"/>
        </w:rPr>
      </w:pPr>
    </w:p>
    <w:p w14:paraId="3C781080" w14:textId="77777777" w:rsidR="00C66FFE" w:rsidRPr="00370243" w:rsidRDefault="00C66FFE" w:rsidP="00F06C20">
      <w:pPr>
        <w:tabs>
          <w:tab w:val="left" w:pos="1980"/>
        </w:tabs>
        <w:ind w:left="720"/>
        <w:rPr>
          <w:rFonts w:cstheme="minorHAnsi"/>
          <w:color w:val="auto"/>
          <w:sz w:val="22"/>
          <w:szCs w:val="22"/>
          <w:lang w:val="en-US"/>
        </w:rPr>
      </w:pPr>
    </w:p>
    <w:p w14:paraId="651DD291" w14:textId="3733780A" w:rsidR="00C66FFE" w:rsidRPr="00370243" w:rsidRDefault="00152F55" w:rsidP="00F06C20">
      <w:pPr>
        <w:tabs>
          <w:tab w:val="left" w:pos="1980"/>
        </w:tabs>
        <w:ind w:left="720"/>
        <w:rPr>
          <w:rFonts w:cstheme="minorHAnsi"/>
          <w:color w:val="auto"/>
          <w:sz w:val="22"/>
          <w:szCs w:val="22"/>
          <w:lang w:val="en-US"/>
        </w:rPr>
      </w:pPr>
      <w:r w:rsidRPr="00370243">
        <w:rPr>
          <w:rFonts w:cstheme="minorHAnsi"/>
          <w:noProof/>
          <w:snapToGrid/>
          <w:color w:val="auto"/>
          <w:sz w:val="22"/>
          <w:szCs w:val="22"/>
          <w:lang w:val="en-US" w:eastAsia="nl-NL"/>
        </w:rPr>
        <mc:AlternateContent>
          <mc:Choice Requires="wps">
            <w:drawing>
              <wp:anchor distT="0" distB="0" distL="114300" distR="114300" simplePos="0" relativeHeight="251656192" behindDoc="0" locked="0" layoutInCell="0" allowOverlap="1" wp14:anchorId="69DFEDEB" wp14:editId="4503BF24">
                <wp:simplePos x="0" y="0"/>
                <wp:positionH relativeFrom="column">
                  <wp:posOffset>433070</wp:posOffset>
                </wp:positionH>
                <wp:positionV relativeFrom="paragraph">
                  <wp:posOffset>433705</wp:posOffset>
                </wp:positionV>
                <wp:extent cx="365760" cy="1554480"/>
                <wp:effectExtent l="0" t="0" r="0" b="0"/>
                <wp:wrapTopAndBottom/>
                <wp:docPr id="4" name="Text 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55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3F86C5" w14:textId="7413F718" w:rsidR="00C66FFE" w:rsidRPr="00FB3128" w:rsidRDefault="00FB3128">
                            <w:pPr>
                              <w:rPr>
                                <w:rFonts w:ascii="Arial" w:hAnsi="Arial"/>
                                <w:sz w:val="36"/>
                                <w:lang w:val="nl-NL"/>
                              </w:rPr>
                            </w:pPr>
                            <w:r>
                              <w:rPr>
                                <w:rFonts w:ascii="Arial" w:hAnsi="Arial"/>
                                <w:sz w:val="36"/>
                                <w:lang w:val="nl-NL"/>
                              </w:rPr>
                              <w:t>22 May 2025</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DFEDEB" id="_x0000_t202" coordsize="21600,21600" o:spt="202" path="m,l,21600r21600,l21600,xe">
                <v:stroke joinstyle="miter"/>
                <v:path gradientshapeok="t" o:connecttype="rect"/>
              </v:shapetype>
              <v:shape id="Text Box 737" o:spid="_x0000_s1026" type="#_x0000_t202" style="position:absolute;left:0;text-align:left;margin-left:34.1pt;margin-top:34.15pt;width:28.8pt;height:12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" o:allowincell="f" stroked="f">
                <v:textbox style="layout-flow:vertical;mso-layout-flow-alt:bottom-to-top" inset="0,0,0,0">
                  <w:txbxContent>
                    <w:p w14:paraId="093F86C5" w14:textId="7413F718" w:rsidR="00C66FFE" w:rsidRPr="00FB3128" w:rsidRDefault="00FB3128">
                      <w:pPr>
                        <w:rPr>
                          <w:rFonts w:ascii="Arial" w:hAnsi="Arial"/>
                          <w:sz w:val="36"/>
                          <w:lang w:val="nl-NL"/>
                        </w:rPr>
                      </w:pPr>
                      <w:r>
                        <w:rPr>
                          <w:rFonts w:ascii="Arial" w:hAnsi="Arial"/>
                          <w:sz w:val="36"/>
                          <w:lang w:val="nl-NL"/>
                        </w:rPr>
                        <w:t>22 May 2025</w:t>
                      </w:r>
                    </w:p>
                  </w:txbxContent>
                </v:textbox>
                <w10:wrap type="topAndBottom"/>
              </v:shape>
            </w:pict>
          </mc:Fallback>
        </mc:AlternateContent>
      </w:r>
    </w:p>
    <w:p w14:paraId="4423FD3C" w14:textId="5E05C15F" w:rsidR="00C66FFE" w:rsidRPr="00370243" w:rsidRDefault="00C66FFE" w:rsidP="00F06C20">
      <w:pPr>
        <w:tabs>
          <w:tab w:val="left" w:pos="1980"/>
        </w:tabs>
        <w:ind w:left="720"/>
        <w:rPr>
          <w:rFonts w:cstheme="minorHAnsi"/>
          <w:color w:val="auto"/>
          <w:sz w:val="22"/>
          <w:szCs w:val="22"/>
          <w:lang w:val="en-US"/>
        </w:rPr>
      </w:pPr>
    </w:p>
    <w:p w14:paraId="33B6CA9A" w14:textId="315223C8" w:rsidR="00C66FFE" w:rsidRPr="00370243" w:rsidRDefault="00C66FFE" w:rsidP="00F06C20">
      <w:pPr>
        <w:tabs>
          <w:tab w:val="left" w:pos="1980"/>
        </w:tabs>
        <w:ind w:left="720"/>
        <w:rPr>
          <w:rFonts w:cstheme="minorHAnsi"/>
          <w:color w:val="auto"/>
          <w:sz w:val="22"/>
          <w:szCs w:val="22"/>
          <w:lang w:val="en-US"/>
        </w:rPr>
      </w:pPr>
    </w:p>
    <w:p w14:paraId="06874DB1" w14:textId="1CC74354" w:rsidR="00C66FFE" w:rsidRPr="00370243" w:rsidRDefault="00C66FFE" w:rsidP="00F06C20">
      <w:pPr>
        <w:tabs>
          <w:tab w:val="left" w:pos="1980"/>
        </w:tabs>
        <w:ind w:left="720"/>
        <w:rPr>
          <w:rFonts w:cstheme="minorHAnsi"/>
          <w:color w:val="auto"/>
          <w:sz w:val="22"/>
          <w:szCs w:val="22"/>
          <w:lang w:val="en-US"/>
        </w:rPr>
      </w:pPr>
    </w:p>
    <w:p w14:paraId="0FBC2751" w14:textId="236EA75D" w:rsidR="00C66FFE" w:rsidRPr="00370243" w:rsidRDefault="00324EDC" w:rsidP="00F06C20">
      <w:pPr>
        <w:tabs>
          <w:tab w:val="left" w:pos="1980"/>
        </w:tabs>
        <w:ind w:left="720"/>
        <w:rPr>
          <w:rFonts w:cstheme="minorHAnsi"/>
          <w:color w:val="auto"/>
          <w:sz w:val="22"/>
          <w:szCs w:val="22"/>
          <w:lang w:val="en-US"/>
        </w:rPr>
      </w:pPr>
      <w:r w:rsidRPr="00370243">
        <w:rPr>
          <w:rFonts w:cstheme="minorHAnsi"/>
          <w:b/>
          <w:noProof/>
          <w:sz w:val="22"/>
          <w:szCs w:val="22"/>
          <w:lang w:val="en-US" w:eastAsia="nl-NL"/>
        </w:rPr>
        <w:drawing>
          <wp:anchor distT="0" distB="0" distL="114300" distR="114300" simplePos="0" relativeHeight="251659264" behindDoc="0" locked="0" layoutInCell="1" allowOverlap="1" wp14:anchorId="66704D8B" wp14:editId="5C63114D">
            <wp:simplePos x="0" y="0"/>
            <wp:positionH relativeFrom="column">
              <wp:posOffset>436880</wp:posOffset>
            </wp:positionH>
            <wp:positionV relativeFrom="paragraph">
              <wp:posOffset>31750</wp:posOffset>
            </wp:positionV>
            <wp:extent cx="3736340" cy="993775"/>
            <wp:effectExtent l="0" t="0" r="0" b="0"/>
            <wp:wrapNone/>
            <wp:docPr id="17"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UR_RGB_standard.emf"/>
                    <pic:cNvPicPr/>
                  </pic:nvPicPr>
                  <pic:blipFill rotWithShape="1">
                    <a:blip r:embed="rId9" cstate="print">
                      <a:extLst>
                        <a:ext uri="{28A0092B-C50C-407E-A947-70E740481C1C}">
                          <a14:useLocalDpi xmlns:a14="http://schemas.microsoft.com/office/drawing/2010/main" val="0"/>
                        </a:ext>
                      </a:extLst>
                    </a:blip>
                    <a:srcRect b="9993"/>
                    <a:stretch/>
                  </pic:blipFill>
                  <pic:spPr bwMode="auto">
                    <a:xfrm>
                      <a:off x="0" y="0"/>
                      <a:ext cx="3736340" cy="99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3D01C1" w14:textId="38CC5149" w:rsidR="00C66FFE" w:rsidRPr="00370243" w:rsidRDefault="00C66FFE" w:rsidP="00F06C20">
      <w:pPr>
        <w:tabs>
          <w:tab w:val="left" w:pos="1980"/>
        </w:tabs>
        <w:ind w:left="720"/>
        <w:rPr>
          <w:rFonts w:cstheme="minorHAnsi"/>
          <w:color w:val="auto"/>
          <w:sz w:val="22"/>
          <w:szCs w:val="22"/>
          <w:lang w:val="en-US"/>
        </w:rPr>
      </w:pPr>
    </w:p>
    <w:p w14:paraId="7F790CD8" w14:textId="12A95F7A" w:rsidR="00C66FFE" w:rsidRPr="00370243" w:rsidRDefault="00C232C8" w:rsidP="00F06C20">
      <w:pPr>
        <w:tabs>
          <w:tab w:val="left" w:pos="1980"/>
        </w:tabs>
        <w:ind w:left="720"/>
        <w:rPr>
          <w:rFonts w:cstheme="minorHAnsi"/>
          <w:color w:val="auto"/>
          <w:sz w:val="22"/>
          <w:szCs w:val="22"/>
          <w:lang w:val="en-US"/>
        </w:rPr>
      </w:pPr>
      <w:r w:rsidRPr="00370243">
        <w:rPr>
          <w:rFonts w:cstheme="minorHAnsi"/>
          <w:b/>
          <w:noProof/>
          <w:snapToGrid/>
          <w:sz w:val="22"/>
          <w:szCs w:val="22"/>
          <w:lang w:val="en-US" w:eastAsia="nl-NL"/>
        </w:rPr>
        <mc:AlternateContent>
          <mc:Choice Requires="wpg">
            <w:drawing>
              <wp:anchor distT="0" distB="0" distL="114300" distR="114300" simplePos="0" relativeHeight="251657216" behindDoc="0" locked="0" layoutInCell="0" allowOverlap="1" wp14:anchorId="41CD4D4B" wp14:editId="33BE1B9A">
                <wp:simplePos x="0" y="0"/>
                <wp:positionH relativeFrom="column">
                  <wp:posOffset>-269240</wp:posOffset>
                </wp:positionH>
                <wp:positionV relativeFrom="paragraph">
                  <wp:posOffset>124913</wp:posOffset>
                </wp:positionV>
                <wp:extent cx="7589520" cy="1463040"/>
                <wp:effectExtent l="0" t="0" r="0" b="3810"/>
                <wp:wrapNone/>
                <wp:docPr id="1" name="Group 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463040"/>
                          <a:chOff x="0" y="2560"/>
                          <a:chExt cx="5760" cy="843"/>
                        </a:xfrm>
                      </wpg:grpSpPr>
                      <wps:wsp>
                        <wps:cNvPr id="3" name="Text Box 790"/>
                        <wps:cNvSpPr txBox="1">
                          <a:spLocks noChangeArrowheads="1"/>
                        </wps:cNvSpPr>
                        <wps:spPr bwMode="auto">
                          <a:xfrm>
                            <a:off x="432" y="2560"/>
                            <a:ext cx="4848" cy="206"/>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745A4" w14:textId="77777777" w:rsidR="00C66FFE" w:rsidRDefault="00C66FFE">
                              <w:pPr>
                                <w:rPr>
                                  <w:rFonts w:ascii="News Gothic" w:hAnsi="News Gothic"/>
                                  <w:sz w:val="36"/>
                                  <w:lang w:val="nl-NL"/>
                                </w:rPr>
                              </w:pPr>
                            </w:p>
                          </w:txbxContent>
                        </wps:txbx>
                        <wps:bodyPr rot="0" vert="horz" wrap="square" lIns="0" tIns="0" rIns="0" bIns="0" anchor="t" anchorCtr="0" upright="1">
                          <a:noAutofit/>
                        </wps:bodyPr>
                      </wps:wsp>
                      <pic:pic xmlns:pic="http://schemas.openxmlformats.org/drawingml/2006/picture">
                        <pic:nvPicPr>
                          <pic:cNvPr id="2" name="Picture 7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2727"/>
                            <a:ext cx="5760" cy="67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1CD4D4B" id="Group 788" o:spid="_x0000_s1027" style="position:absolute;left:0;text-align:left;margin-left:-21.2pt;margin-top:9.85pt;width:597.6pt;height:115.2pt;z-index:251657216" coordorigin=",2560" coordsize="5760,84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" o:allowincell="f">
                <v:shape id="Text Box 790" o:spid="_x0000_s1028" type="#_x0000_t202" style="position:absolute;left:432;top:2560;width:4848;height: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" filled="f" fillcolor="#bbe0e3" stroked="f">
                  <v:textbox inset="0,0,0,0">
                    <w:txbxContent>
                      <w:p w14:paraId="606745A4" w14:textId="77777777" w:rsidR="00C66FFE" w:rsidRDefault="00C66FFE">
                        <w:pPr>
                          <w:rPr>
                            <w:rFonts w:ascii="News Gothic" w:hAnsi="News Gothic"/>
                            <w:sz w:val="36"/>
                            <w:lang w:val="nl-N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9" o:spid="_x0000_s1029" type="#_x0000_t75" style="position:absolute;top:2727;width:5760;height:6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">
                  <v:imagedata r:id="rId11" o:title=""/>
                </v:shape>
              </v:group>
            </w:pict>
          </mc:Fallback>
        </mc:AlternateContent>
      </w:r>
    </w:p>
    <w:p w14:paraId="67031C99" w14:textId="411C2FF4" w:rsidR="009D317D" w:rsidRDefault="009D317D" w:rsidP="003636A0">
      <w:pPr>
        <w:tabs>
          <w:tab w:val="left" w:pos="338"/>
        </w:tabs>
        <w:rPr>
          <w:rFonts w:cstheme="minorHAnsi"/>
          <w:b/>
          <w:sz w:val="22"/>
          <w:szCs w:val="22"/>
          <w:lang w:val="en-US"/>
        </w:rPr>
      </w:pPr>
    </w:p>
    <w:p w14:paraId="60AEDBB1" w14:textId="77777777" w:rsidR="00A83372" w:rsidRPr="00370243" w:rsidRDefault="00A83372" w:rsidP="003636A0">
      <w:pPr>
        <w:tabs>
          <w:tab w:val="left" w:pos="338"/>
        </w:tabs>
        <w:rPr>
          <w:rFonts w:cstheme="minorHAnsi"/>
          <w:sz w:val="22"/>
          <w:szCs w:val="22"/>
          <w:lang w:val="en-US"/>
        </w:rPr>
      </w:pPr>
    </w:p>
    <w:p w14:paraId="751FD7AA" w14:textId="77777777" w:rsidR="00E90A8C" w:rsidRPr="00370243" w:rsidRDefault="00E90A8C" w:rsidP="00E90A8C">
      <w:pPr>
        <w:ind w:left="720" w:right="3316"/>
        <w:jc w:val="both"/>
        <w:rPr>
          <w:rFonts w:cstheme="minorHAnsi"/>
          <w:b/>
          <w:sz w:val="22"/>
          <w:szCs w:val="22"/>
          <w:lang w:val="en-US"/>
        </w:rPr>
      </w:pPr>
      <w:r w:rsidRPr="00370243">
        <w:rPr>
          <w:rFonts w:cstheme="minorHAnsi"/>
          <w:b/>
          <w:sz w:val="22"/>
          <w:szCs w:val="22"/>
          <w:lang w:val="en-US"/>
        </w:rPr>
        <w:t xml:space="preserve">            </w:t>
      </w:r>
      <w:r w:rsidRPr="00370243">
        <w:rPr>
          <w:rFonts w:cstheme="minorHAnsi"/>
          <w:b/>
          <w:sz w:val="22"/>
          <w:szCs w:val="22"/>
          <w:lang w:val="en-US"/>
        </w:rPr>
        <w:tab/>
      </w:r>
      <w:r w:rsidRPr="00370243">
        <w:rPr>
          <w:rFonts w:cstheme="minorHAnsi"/>
          <w:b/>
          <w:sz w:val="22"/>
          <w:szCs w:val="22"/>
          <w:lang w:val="en-US"/>
        </w:rPr>
        <w:tab/>
      </w:r>
      <w:r w:rsidRPr="00370243">
        <w:rPr>
          <w:rFonts w:cstheme="minorHAnsi"/>
          <w:b/>
          <w:sz w:val="22"/>
          <w:szCs w:val="22"/>
          <w:lang w:val="en-US"/>
        </w:rPr>
        <w:tab/>
      </w:r>
      <w:r w:rsidRPr="00370243">
        <w:rPr>
          <w:rFonts w:cstheme="minorHAnsi"/>
          <w:b/>
          <w:sz w:val="22"/>
          <w:szCs w:val="22"/>
          <w:lang w:val="en-US"/>
        </w:rPr>
        <w:tab/>
        <w:t xml:space="preserve">       </w:t>
      </w:r>
    </w:p>
    <w:p w14:paraId="223ABC99" w14:textId="2EA8776D" w:rsidR="00FB3128" w:rsidRPr="00370243" w:rsidRDefault="00FB3128" w:rsidP="00FB3128">
      <w:pPr>
        <w:jc w:val="center"/>
        <w:rPr>
          <w:rFonts w:cstheme="minorHAnsi"/>
          <w:b/>
          <w:iCs/>
          <w:sz w:val="22"/>
          <w:szCs w:val="22"/>
          <w:lang w:val="en-US"/>
        </w:rPr>
      </w:pPr>
      <w:r w:rsidRPr="00370243">
        <w:rPr>
          <w:rFonts w:cstheme="minorHAnsi"/>
          <w:b/>
          <w:iCs/>
          <w:sz w:val="22"/>
          <w:szCs w:val="22"/>
          <w:lang w:val="en-US"/>
        </w:rPr>
        <w:t>Moose Habitat Selection and Movement Dynamics in a Changing Thermal Landscape under Climate Change</w:t>
      </w:r>
    </w:p>
    <w:p w14:paraId="2AD52687" w14:textId="5B31D810" w:rsidR="00FB3128" w:rsidRPr="00370243" w:rsidRDefault="00FB3128" w:rsidP="00FB3128">
      <w:pPr>
        <w:spacing w:before="0" w:after="120"/>
        <w:jc w:val="center"/>
        <w:rPr>
          <w:rFonts w:cstheme="minorHAnsi"/>
          <w:b/>
          <w:iCs/>
          <w:sz w:val="22"/>
          <w:szCs w:val="22"/>
          <w:lang w:val="en-US"/>
        </w:rPr>
      </w:pPr>
      <w:r w:rsidRPr="00370243">
        <w:rPr>
          <w:rFonts w:cstheme="minorHAnsi"/>
          <w:b/>
          <w:iCs/>
          <w:sz w:val="22"/>
          <w:szCs w:val="22"/>
          <w:lang w:val="en-US"/>
        </w:rPr>
        <w:t>Accounting for circadian rhythmicity using harmonic terms</w:t>
      </w:r>
    </w:p>
    <w:p w14:paraId="0F0BEC37" w14:textId="77777777" w:rsidR="00E90A8C" w:rsidRPr="00370243" w:rsidRDefault="00E90A8C" w:rsidP="00E90A8C">
      <w:pPr>
        <w:jc w:val="center"/>
        <w:rPr>
          <w:rFonts w:cstheme="minorHAnsi"/>
          <w:bCs/>
          <w:iCs/>
          <w:sz w:val="22"/>
          <w:szCs w:val="22"/>
          <w:lang w:val="en-US"/>
        </w:rPr>
      </w:pPr>
    </w:p>
    <w:p w14:paraId="3D7A45CD" w14:textId="77777777" w:rsidR="00E90A8C" w:rsidRPr="00370243" w:rsidRDefault="00E90A8C" w:rsidP="00E90A8C">
      <w:pPr>
        <w:jc w:val="center"/>
        <w:rPr>
          <w:rFonts w:cstheme="minorHAnsi"/>
          <w:bCs/>
          <w:iCs/>
          <w:sz w:val="22"/>
          <w:szCs w:val="22"/>
          <w:lang w:val="en-US"/>
        </w:rPr>
      </w:pPr>
    </w:p>
    <w:p w14:paraId="70764599" w14:textId="3677F93B" w:rsidR="00FB3128" w:rsidRPr="00370243" w:rsidRDefault="00BA009D" w:rsidP="00FB3128">
      <w:pPr>
        <w:jc w:val="center"/>
        <w:rPr>
          <w:rFonts w:cstheme="minorHAnsi"/>
          <w:sz w:val="22"/>
          <w:szCs w:val="22"/>
          <w:lang w:val="en-US"/>
        </w:rPr>
      </w:pPr>
      <w:r w:rsidRPr="00370243">
        <w:rPr>
          <w:rFonts w:cstheme="minorHAnsi"/>
          <w:sz w:val="22"/>
          <w:szCs w:val="22"/>
          <w:lang w:val="en-US"/>
        </w:rPr>
        <w:t>Niels van der Vegt</w:t>
      </w:r>
    </w:p>
    <w:p w14:paraId="4432AC0C" w14:textId="77777777" w:rsidR="00FB3128" w:rsidRPr="00370243" w:rsidRDefault="00FB3128" w:rsidP="00FB3128">
      <w:pPr>
        <w:jc w:val="center"/>
        <w:rPr>
          <w:rFonts w:cstheme="minorHAnsi"/>
          <w:sz w:val="22"/>
          <w:szCs w:val="22"/>
          <w:lang w:val="en-US"/>
        </w:rPr>
      </w:pPr>
    </w:p>
    <w:p w14:paraId="427D2AF2" w14:textId="77777777" w:rsidR="00FB3128" w:rsidRPr="00370243" w:rsidRDefault="00FB3128" w:rsidP="00FB3128">
      <w:pPr>
        <w:jc w:val="center"/>
        <w:rPr>
          <w:rFonts w:cstheme="minorHAnsi"/>
          <w:bCs/>
          <w:iCs/>
          <w:sz w:val="22"/>
          <w:szCs w:val="22"/>
          <w:lang w:val="en-US"/>
        </w:rPr>
      </w:pPr>
      <w:r w:rsidRPr="00370243">
        <w:rPr>
          <w:rFonts w:cstheme="minorHAnsi"/>
          <w:bCs/>
          <w:iCs/>
          <w:sz w:val="22"/>
          <w:szCs w:val="22"/>
          <w:lang w:val="en-US"/>
        </w:rPr>
        <w:t>Registration number 1163116</w:t>
      </w:r>
    </w:p>
    <w:p w14:paraId="4FEE90B4" w14:textId="77777777" w:rsidR="00FB3128" w:rsidRPr="00370243" w:rsidRDefault="00FB3128" w:rsidP="00FB3128">
      <w:pPr>
        <w:jc w:val="center"/>
        <w:rPr>
          <w:rFonts w:cstheme="minorHAnsi"/>
          <w:bCs/>
          <w:iCs/>
          <w:sz w:val="22"/>
          <w:szCs w:val="22"/>
          <w:lang w:val="en-US"/>
        </w:rPr>
      </w:pPr>
    </w:p>
    <w:p w14:paraId="76F4728F" w14:textId="77777777" w:rsidR="00FB3128" w:rsidRPr="00370243" w:rsidRDefault="00FB3128" w:rsidP="00FB3128">
      <w:pPr>
        <w:jc w:val="center"/>
        <w:rPr>
          <w:rFonts w:cstheme="minorHAnsi"/>
          <w:bCs/>
          <w:iCs/>
          <w:sz w:val="22"/>
          <w:szCs w:val="22"/>
          <w:lang w:val="en-US"/>
        </w:rPr>
      </w:pPr>
    </w:p>
    <w:p w14:paraId="1ADBC3C6" w14:textId="77777777" w:rsidR="00FB3128" w:rsidRPr="00370243" w:rsidRDefault="00FB3128" w:rsidP="00FB3128">
      <w:pPr>
        <w:jc w:val="center"/>
        <w:rPr>
          <w:rFonts w:cstheme="minorHAnsi"/>
          <w:bCs/>
          <w:iCs/>
          <w:sz w:val="22"/>
          <w:szCs w:val="22"/>
          <w:lang w:val="en-US"/>
        </w:rPr>
      </w:pPr>
      <w:r w:rsidRPr="00370243">
        <w:rPr>
          <w:rFonts w:cstheme="minorHAnsi"/>
          <w:bCs/>
          <w:iCs/>
          <w:sz w:val="22"/>
          <w:szCs w:val="22"/>
          <w:u w:val="single"/>
          <w:lang w:val="en-US"/>
        </w:rPr>
        <w:t>Supervisors</w:t>
      </w:r>
      <w:r w:rsidRPr="00370243">
        <w:rPr>
          <w:rFonts w:cstheme="minorHAnsi"/>
          <w:bCs/>
          <w:iCs/>
          <w:sz w:val="22"/>
          <w:szCs w:val="22"/>
          <w:lang w:val="en-US"/>
        </w:rPr>
        <w:t>:</w:t>
      </w:r>
    </w:p>
    <w:p w14:paraId="7BF24517" w14:textId="77777777" w:rsidR="00FB3128" w:rsidRPr="00370243" w:rsidRDefault="00FB3128" w:rsidP="00FB3128">
      <w:pPr>
        <w:jc w:val="center"/>
        <w:rPr>
          <w:rFonts w:cstheme="minorHAnsi"/>
          <w:bCs/>
          <w:iCs/>
          <w:sz w:val="22"/>
          <w:szCs w:val="22"/>
          <w:lang w:val="en-US"/>
        </w:rPr>
      </w:pPr>
    </w:p>
    <w:p w14:paraId="18516C1C" w14:textId="13444622" w:rsidR="00FB3128" w:rsidRPr="00370243" w:rsidRDefault="00FB3128" w:rsidP="00FB3128">
      <w:pPr>
        <w:jc w:val="center"/>
        <w:rPr>
          <w:rFonts w:cstheme="minorHAnsi"/>
          <w:bCs/>
          <w:iCs/>
          <w:sz w:val="22"/>
          <w:szCs w:val="22"/>
          <w:lang w:val="en-US"/>
        </w:rPr>
      </w:pPr>
      <w:r w:rsidRPr="00370243">
        <w:rPr>
          <w:rFonts w:cstheme="minorHAnsi"/>
          <w:bCs/>
          <w:iCs/>
          <w:sz w:val="22"/>
          <w:szCs w:val="22"/>
          <w:lang w:val="en-US"/>
        </w:rPr>
        <w:t>Sytze de Bruin, Wageningen University</w:t>
      </w:r>
    </w:p>
    <w:p w14:paraId="3A8EF360" w14:textId="5B10B1EF" w:rsidR="00FB3128" w:rsidRPr="00370243" w:rsidRDefault="00FB3128" w:rsidP="00FB3128">
      <w:pPr>
        <w:jc w:val="center"/>
        <w:rPr>
          <w:rFonts w:cstheme="minorHAnsi"/>
          <w:bCs/>
          <w:iCs/>
          <w:sz w:val="22"/>
          <w:szCs w:val="22"/>
          <w:lang w:val="en-US"/>
        </w:rPr>
      </w:pPr>
      <w:r w:rsidRPr="00370243">
        <w:rPr>
          <w:rFonts w:cstheme="minorHAnsi"/>
          <w:bCs/>
          <w:iCs/>
          <w:sz w:val="22"/>
          <w:szCs w:val="22"/>
          <w:lang w:val="en-US"/>
        </w:rPr>
        <w:t>Wiebke Neumann, Swedish University of Agricultural Sciences</w:t>
      </w:r>
    </w:p>
    <w:p w14:paraId="191B75EE" w14:textId="77777777" w:rsidR="00FB3128" w:rsidRPr="00370243" w:rsidRDefault="00FB3128" w:rsidP="00FB3128">
      <w:pPr>
        <w:jc w:val="center"/>
        <w:rPr>
          <w:rFonts w:cstheme="minorHAnsi"/>
          <w:bCs/>
          <w:iCs/>
          <w:sz w:val="22"/>
          <w:szCs w:val="22"/>
          <w:lang w:val="en-US"/>
        </w:rPr>
      </w:pPr>
    </w:p>
    <w:p w14:paraId="4D87ECF3" w14:textId="77777777" w:rsidR="00FB3128" w:rsidRPr="00370243" w:rsidRDefault="00FB3128" w:rsidP="00FB3128">
      <w:pPr>
        <w:jc w:val="center"/>
        <w:rPr>
          <w:rFonts w:cstheme="minorHAnsi"/>
          <w:bCs/>
          <w:iCs/>
          <w:sz w:val="22"/>
          <w:szCs w:val="22"/>
          <w:lang w:val="en-US"/>
        </w:rPr>
      </w:pPr>
    </w:p>
    <w:p w14:paraId="7299F6AC" w14:textId="77777777" w:rsidR="00FB3128" w:rsidRPr="00370243" w:rsidRDefault="00FB3128" w:rsidP="00FB3128">
      <w:pPr>
        <w:jc w:val="center"/>
        <w:rPr>
          <w:rFonts w:cstheme="minorHAnsi"/>
          <w:bCs/>
          <w:iCs/>
          <w:sz w:val="22"/>
          <w:szCs w:val="22"/>
          <w:lang w:val="en-US"/>
        </w:rPr>
      </w:pPr>
    </w:p>
    <w:p w14:paraId="179920DE" w14:textId="77777777" w:rsidR="00FB3128" w:rsidRPr="00370243" w:rsidRDefault="00FB3128" w:rsidP="00FB3128">
      <w:pPr>
        <w:jc w:val="center"/>
        <w:rPr>
          <w:rFonts w:cstheme="minorHAnsi"/>
          <w:bCs/>
          <w:iCs/>
          <w:sz w:val="22"/>
          <w:szCs w:val="22"/>
          <w:lang w:val="en-US"/>
        </w:rPr>
      </w:pPr>
      <w:r w:rsidRPr="00370243">
        <w:rPr>
          <w:rFonts w:cstheme="minorHAnsi"/>
          <w:bCs/>
          <w:iCs/>
          <w:sz w:val="22"/>
          <w:szCs w:val="22"/>
          <w:lang w:val="en-US"/>
        </w:rPr>
        <w:t xml:space="preserve">A thesis submitted in partial fulfilment of the degree of Master of Science </w:t>
      </w:r>
    </w:p>
    <w:p w14:paraId="688EAC34" w14:textId="77777777" w:rsidR="00FB3128" w:rsidRPr="00370243" w:rsidRDefault="00FB3128" w:rsidP="00FB3128">
      <w:pPr>
        <w:jc w:val="center"/>
        <w:rPr>
          <w:rFonts w:cstheme="minorHAnsi"/>
          <w:bCs/>
          <w:iCs/>
          <w:sz w:val="22"/>
          <w:szCs w:val="22"/>
          <w:lang w:val="en-US"/>
        </w:rPr>
      </w:pPr>
      <w:r w:rsidRPr="00370243">
        <w:rPr>
          <w:rFonts w:cstheme="minorHAnsi"/>
          <w:bCs/>
          <w:iCs/>
          <w:sz w:val="22"/>
          <w:szCs w:val="22"/>
          <w:lang w:val="en-US"/>
        </w:rPr>
        <w:t xml:space="preserve">at Wageningen University and Research, </w:t>
      </w:r>
    </w:p>
    <w:p w14:paraId="4CBF09EA" w14:textId="4FEAB1A2" w:rsidR="00C66FFE" w:rsidRPr="00370243" w:rsidRDefault="00FB3128" w:rsidP="003636A0">
      <w:pPr>
        <w:jc w:val="center"/>
        <w:rPr>
          <w:rFonts w:cstheme="minorHAnsi"/>
          <w:bCs/>
          <w:iCs/>
          <w:sz w:val="22"/>
          <w:szCs w:val="22"/>
          <w:lang w:val="en-US"/>
        </w:rPr>
      </w:pPr>
      <w:r w:rsidRPr="00370243">
        <w:rPr>
          <w:rFonts w:cstheme="minorHAnsi"/>
          <w:bCs/>
          <w:iCs/>
          <w:sz w:val="22"/>
          <w:szCs w:val="22"/>
          <w:lang w:val="en-US"/>
        </w:rPr>
        <w:t>The Netherlands.</w:t>
      </w:r>
    </w:p>
    <w:p w14:paraId="70088E62" w14:textId="77777777" w:rsidR="003636A0" w:rsidRPr="00370243" w:rsidRDefault="003636A0" w:rsidP="003636A0">
      <w:pPr>
        <w:rPr>
          <w:rFonts w:cstheme="minorHAnsi"/>
          <w:bCs/>
          <w:iCs/>
          <w:sz w:val="22"/>
          <w:szCs w:val="22"/>
          <w:lang w:val="en-US"/>
        </w:rPr>
      </w:pPr>
    </w:p>
    <w:p w14:paraId="588C3B3C" w14:textId="77777777" w:rsidR="00FC0059" w:rsidRPr="00370243" w:rsidRDefault="00FC0059" w:rsidP="003636A0">
      <w:pPr>
        <w:rPr>
          <w:rFonts w:cstheme="minorHAnsi"/>
          <w:bCs/>
          <w:iCs/>
          <w:sz w:val="22"/>
          <w:szCs w:val="22"/>
          <w:lang w:val="en-US"/>
        </w:rPr>
      </w:pPr>
    </w:p>
    <w:p w14:paraId="69EA9AF6" w14:textId="77777777" w:rsidR="00687D1A" w:rsidRPr="00370243" w:rsidRDefault="00687D1A" w:rsidP="003636A0">
      <w:pPr>
        <w:rPr>
          <w:rFonts w:cstheme="minorHAnsi"/>
          <w:bCs/>
          <w:iCs/>
          <w:sz w:val="22"/>
          <w:szCs w:val="22"/>
          <w:lang w:val="en-US"/>
        </w:rPr>
      </w:pPr>
    </w:p>
    <w:p w14:paraId="62C10BAB" w14:textId="2786BDEF" w:rsidR="00C66FFE" w:rsidRPr="00370243" w:rsidRDefault="00BF5416" w:rsidP="009D317D">
      <w:pPr>
        <w:ind w:left="720" w:right="436"/>
        <w:jc w:val="right"/>
        <w:rPr>
          <w:rFonts w:cstheme="minorHAnsi"/>
          <w:bCs/>
          <w:iCs/>
          <w:sz w:val="22"/>
          <w:szCs w:val="22"/>
          <w:lang w:val="en-US"/>
        </w:rPr>
      </w:pPr>
      <w:r w:rsidRPr="00370243">
        <w:rPr>
          <w:rFonts w:cstheme="minorHAnsi"/>
          <w:bCs/>
          <w:iCs/>
          <w:sz w:val="22"/>
          <w:szCs w:val="22"/>
          <w:lang w:val="en-US"/>
        </w:rPr>
        <w:t>22 May 2025</w:t>
      </w:r>
    </w:p>
    <w:p w14:paraId="22E97C8F" w14:textId="77777777" w:rsidR="00C66FFE" w:rsidRPr="00370243" w:rsidRDefault="00C66FFE" w:rsidP="009D317D">
      <w:pPr>
        <w:ind w:left="720" w:right="436"/>
        <w:jc w:val="right"/>
        <w:rPr>
          <w:rFonts w:cstheme="minorHAnsi"/>
          <w:bCs/>
          <w:iCs/>
          <w:sz w:val="22"/>
          <w:szCs w:val="22"/>
          <w:lang w:val="en-US"/>
        </w:rPr>
      </w:pPr>
      <w:r w:rsidRPr="00370243">
        <w:rPr>
          <w:rFonts w:cstheme="minorHAnsi"/>
          <w:bCs/>
          <w:iCs/>
          <w:sz w:val="22"/>
          <w:szCs w:val="22"/>
          <w:lang w:val="en-US"/>
        </w:rPr>
        <w:t>Wageningen, The Netherlands</w:t>
      </w:r>
    </w:p>
    <w:p w14:paraId="72C865FD" w14:textId="77777777" w:rsidR="00687D1A" w:rsidRPr="00370243" w:rsidRDefault="00687D1A" w:rsidP="00F06C20">
      <w:pPr>
        <w:pStyle w:val="NormalWeb"/>
        <w:spacing w:before="0" w:beforeAutospacing="0" w:after="0" w:afterAutospacing="0"/>
        <w:ind w:left="720"/>
        <w:rPr>
          <w:rFonts w:cstheme="minorHAnsi"/>
          <w:bCs/>
          <w:iCs/>
          <w:sz w:val="22"/>
          <w:szCs w:val="22"/>
        </w:rPr>
      </w:pPr>
    </w:p>
    <w:p w14:paraId="444DD236" w14:textId="51683670" w:rsidR="00C66FFE" w:rsidRPr="00370243" w:rsidRDefault="00C66FFE" w:rsidP="00F06C20">
      <w:pPr>
        <w:pStyle w:val="NormalWeb"/>
        <w:spacing w:before="0" w:beforeAutospacing="0" w:after="0" w:afterAutospacing="0"/>
        <w:ind w:left="720"/>
        <w:rPr>
          <w:rFonts w:cstheme="minorHAnsi"/>
          <w:bCs/>
          <w:iCs/>
          <w:sz w:val="22"/>
          <w:szCs w:val="22"/>
        </w:rPr>
      </w:pPr>
      <w:r w:rsidRPr="00370243">
        <w:rPr>
          <w:rFonts w:cstheme="minorHAnsi"/>
          <w:bCs/>
          <w:iCs/>
          <w:sz w:val="22"/>
          <w:szCs w:val="22"/>
        </w:rPr>
        <w:t xml:space="preserve">Thesis code number: </w:t>
      </w:r>
      <w:r w:rsidRPr="00370243">
        <w:rPr>
          <w:rFonts w:cstheme="minorHAnsi"/>
          <w:bCs/>
          <w:iCs/>
          <w:sz w:val="22"/>
          <w:szCs w:val="22"/>
        </w:rPr>
        <w:tab/>
        <w:t>GRS-804</w:t>
      </w:r>
      <w:r w:rsidR="00BF5416" w:rsidRPr="00370243">
        <w:rPr>
          <w:rFonts w:cstheme="minorHAnsi"/>
          <w:bCs/>
          <w:iCs/>
          <w:sz w:val="22"/>
          <w:szCs w:val="22"/>
        </w:rPr>
        <w:t>36</w:t>
      </w:r>
    </w:p>
    <w:p w14:paraId="78864B1D" w14:textId="29AF7352" w:rsidR="00C66FFE" w:rsidRPr="00370243" w:rsidRDefault="00C66FFE" w:rsidP="00F06C20">
      <w:pPr>
        <w:pStyle w:val="NormalWeb"/>
        <w:spacing w:before="0" w:beforeAutospacing="0" w:after="0" w:afterAutospacing="0"/>
        <w:ind w:left="720"/>
        <w:rPr>
          <w:rFonts w:cstheme="minorHAnsi"/>
          <w:sz w:val="22"/>
          <w:szCs w:val="22"/>
        </w:rPr>
      </w:pPr>
      <w:r w:rsidRPr="00370243">
        <w:rPr>
          <w:rFonts w:cstheme="minorHAnsi"/>
          <w:sz w:val="22"/>
          <w:szCs w:val="22"/>
        </w:rPr>
        <w:t xml:space="preserve">Thesis Report:  </w:t>
      </w:r>
      <w:r w:rsidRPr="00370243">
        <w:rPr>
          <w:rFonts w:cstheme="minorHAnsi"/>
          <w:sz w:val="22"/>
          <w:szCs w:val="22"/>
        </w:rPr>
        <w:tab/>
      </w:r>
      <w:r w:rsidRPr="00370243">
        <w:rPr>
          <w:rFonts w:cstheme="minorHAnsi"/>
          <w:sz w:val="22"/>
          <w:szCs w:val="22"/>
        </w:rPr>
        <w:tab/>
      </w:r>
      <w:r w:rsidR="003C25E5" w:rsidRPr="00370243">
        <w:rPr>
          <w:rFonts w:cstheme="minorHAnsi"/>
          <w:sz w:val="22"/>
          <w:szCs w:val="22"/>
        </w:rPr>
        <w:t>GIRS-</w:t>
      </w:r>
      <w:r w:rsidR="00BA009D" w:rsidRPr="00370243">
        <w:rPr>
          <w:rFonts w:cstheme="minorHAnsi"/>
          <w:sz w:val="22"/>
          <w:szCs w:val="22"/>
        </w:rPr>
        <w:t>202</w:t>
      </w:r>
      <w:r w:rsidR="005475EC" w:rsidRPr="00370243">
        <w:rPr>
          <w:rFonts w:cstheme="minorHAnsi"/>
          <w:sz w:val="22"/>
          <w:szCs w:val="22"/>
        </w:rPr>
        <w:t>4</w:t>
      </w:r>
      <w:r w:rsidR="00F2260A" w:rsidRPr="00370243">
        <w:rPr>
          <w:rFonts w:cstheme="minorHAnsi"/>
          <w:sz w:val="22"/>
          <w:szCs w:val="22"/>
        </w:rPr>
        <w:t xml:space="preserve"> </w:t>
      </w:r>
      <w:r w:rsidRPr="00370243">
        <w:rPr>
          <w:rFonts w:cstheme="minorHAnsi"/>
          <w:sz w:val="22"/>
          <w:szCs w:val="22"/>
        </w:rPr>
        <w:t>-xx</w:t>
      </w:r>
    </w:p>
    <w:p w14:paraId="52FC8E25" w14:textId="77777777" w:rsidR="00C66FFE" w:rsidRPr="00370243" w:rsidRDefault="00C66FFE" w:rsidP="00F06C20">
      <w:pPr>
        <w:pStyle w:val="NormalWeb"/>
        <w:spacing w:before="0" w:beforeAutospacing="0" w:after="0" w:afterAutospacing="0"/>
        <w:ind w:left="720"/>
        <w:rPr>
          <w:rFonts w:cstheme="minorHAnsi"/>
          <w:bCs/>
          <w:iCs/>
          <w:sz w:val="22"/>
          <w:szCs w:val="22"/>
        </w:rPr>
      </w:pPr>
      <w:r w:rsidRPr="00370243">
        <w:rPr>
          <w:rFonts w:cstheme="minorHAnsi"/>
          <w:bCs/>
          <w:iCs/>
          <w:sz w:val="22"/>
          <w:szCs w:val="22"/>
        </w:rPr>
        <w:t xml:space="preserve">Wageningen University and Research </w:t>
      </w:r>
    </w:p>
    <w:p w14:paraId="68457616" w14:textId="454DFFBE" w:rsidR="00587A98" w:rsidRPr="00370243" w:rsidRDefault="00C66FFE" w:rsidP="0053511F">
      <w:pPr>
        <w:pStyle w:val="NormalWeb"/>
        <w:spacing w:before="0" w:beforeAutospacing="0" w:after="0" w:afterAutospacing="0"/>
        <w:ind w:left="720"/>
        <w:rPr>
          <w:rFonts w:cstheme="minorHAnsi"/>
          <w:sz w:val="22"/>
          <w:szCs w:val="22"/>
        </w:rPr>
        <w:sectPr w:rsidR="00587A98" w:rsidRPr="00370243">
          <w:headerReference w:type="even" r:id="rId12"/>
          <w:footerReference w:type="even" r:id="rId13"/>
          <w:footerReference w:type="default" r:id="rId14"/>
          <w:footerReference w:type="first" r:id="rId15"/>
          <w:type w:val="oddPage"/>
          <w:pgSz w:w="11909" w:h="16834" w:code="9"/>
          <w:pgMar w:top="720" w:right="299" w:bottom="1440" w:left="374" w:header="706" w:footer="706" w:gutter="0"/>
          <w:pgNumType w:fmt="upperRoman"/>
          <w:cols w:space="720"/>
          <w:titlePg/>
        </w:sectPr>
      </w:pPr>
      <w:r w:rsidRPr="00370243">
        <w:rPr>
          <w:rFonts w:cstheme="minorHAnsi"/>
          <w:bCs/>
          <w:iCs/>
          <w:sz w:val="22"/>
          <w:szCs w:val="22"/>
        </w:rPr>
        <w:t>Laboratory of Geo-Information Science and Remote Sensing</w:t>
      </w:r>
      <w:r w:rsidRPr="00370243">
        <w:rPr>
          <w:rFonts w:cstheme="minorHAnsi"/>
          <w:sz w:val="22"/>
          <w:szCs w:val="22"/>
        </w:rPr>
        <w:t xml:space="preserve"> </w:t>
      </w:r>
      <w:r w:rsidRPr="00370243">
        <w:rPr>
          <w:rFonts w:cstheme="minorHAnsi"/>
          <w:sz w:val="22"/>
          <w:szCs w:val="22"/>
        </w:rPr>
        <w:br w:type="page"/>
      </w:r>
    </w:p>
    <w:p w14:paraId="2A75A11C" w14:textId="50851623" w:rsidR="001A1DE4" w:rsidRPr="00370243" w:rsidRDefault="0053511F" w:rsidP="005740C4">
      <w:pPr>
        <w:pStyle w:val="Heading1"/>
        <w:ind w:left="720" w:hanging="720"/>
        <w:jc w:val="center"/>
      </w:pPr>
      <w:bookmarkStart w:id="0" w:name="_Toc198864175"/>
      <w:r>
        <w:lastRenderedPageBreak/>
        <w:t>Forword</w:t>
      </w:r>
      <w:bookmarkEnd w:id="0"/>
    </w:p>
    <w:p w14:paraId="15693C15" w14:textId="23F1DAD5" w:rsidR="0053511F" w:rsidRPr="0053511F" w:rsidRDefault="0053511F" w:rsidP="0053511F">
      <w:pPr>
        <w:rPr>
          <w:lang w:val="en-NL"/>
        </w:rPr>
      </w:pPr>
      <w:r w:rsidRPr="0053511F">
        <w:rPr>
          <w:lang w:val="en-NL"/>
        </w:rPr>
        <w:t>I would like to thank my Oma Margreet for inspiring my fascination with the natural world. Her quiet appreciation for the beauty in the smallest things</w:t>
      </w:r>
      <w:r>
        <w:rPr>
          <w:lang w:val="en-NL"/>
        </w:rPr>
        <w:t xml:space="preserve">, </w:t>
      </w:r>
      <w:r w:rsidRPr="0053511F">
        <w:rPr>
          <w:lang w:val="en-NL"/>
        </w:rPr>
        <w:t xml:space="preserve">the curve of </w:t>
      </w:r>
      <w:r w:rsidR="009F2BF4">
        <w:rPr>
          <w:lang w:val="en-NL"/>
        </w:rPr>
        <w:t>different</w:t>
      </w:r>
      <w:r w:rsidR="000A612F">
        <w:rPr>
          <w:lang w:val="en-NL"/>
        </w:rPr>
        <w:t xml:space="preserve"> autumn</w:t>
      </w:r>
      <w:r w:rsidRPr="0053511F">
        <w:rPr>
          <w:lang w:val="en-NL"/>
        </w:rPr>
        <w:t xml:space="preserve"> lea</w:t>
      </w:r>
      <w:r w:rsidR="009F2BF4">
        <w:rPr>
          <w:lang w:val="en-NL"/>
        </w:rPr>
        <w:t>ves</w:t>
      </w:r>
      <w:r w:rsidRPr="0053511F">
        <w:rPr>
          <w:lang w:val="en-NL"/>
        </w:rPr>
        <w:t>, rustle of gras</w:t>
      </w:r>
      <w:r w:rsidR="0034488F">
        <w:rPr>
          <w:lang w:val="en-NL"/>
        </w:rPr>
        <w:t>ses along the IJsel</w:t>
      </w:r>
      <w:r w:rsidRPr="0053511F">
        <w:rPr>
          <w:lang w:val="en-NL"/>
        </w:rPr>
        <w:t xml:space="preserve">, </w:t>
      </w:r>
      <w:r w:rsidR="00030415">
        <w:t>chirp</w:t>
      </w:r>
      <w:r w:rsidR="00030415" w:rsidRPr="00030415">
        <w:t xml:space="preserve"> of the canary in the kitchen</w:t>
      </w:r>
      <w:r w:rsidR="00030415">
        <w:t xml:space="preserve">, </w:t>
      </w:r>
      <w:r w:rsidR="009F2BF4">
        <w:t xml:space="preserve">and </w:t>
      </w:r>
      <w:r w:rsidR="00030415">
        <w:t xml:space="preserve">the </w:t>
      </w:r>
      <w:r w:rsidR="00EB55D0" w:rsidRPr="00EB55D0">
        <w:t>delicate flowers she pressed between pages</w:t>
      </w:r>
      <w:r w:rsidR="00EB55D0">
        <w:t xml:space="preserve">, </w:t>
      </w:r>
      <w:r w:rsidRPr="0053511F">
        <w:rPr>
          <w:lang w:val="en-NL"/>
        </w:rPr>
        <w:t>taught me to look closely and care deeply.</w:t>
      </w:r>
    </w:p>
    <w:p w14:paraId="01329BBE" w14:textId="34ECE07C" w:rsidR="0053511F" w:rsidRDefault="0053511F" w:rsidP="0053511F">
      <w:pPr>
        <w:rPr>
          <w:lang w:val="en-NL"/>
        </w:rPr>
      </w:pPr>
      <w:r w:rsidRPr="0053511F">
        <w:rPr>
          <w:lang w:val="en-NL"/>
        </w:rPr>
        <w:t xml:space="preserve">One day, she called my primary school to say that my sister and I were sick, and instead took us secretly to the zoo. It was a simple, gentle rebellion, </w:t>
      </w:r>
      <w:r w:rsidR="007D157F">
        <w:rPr>
          <w:lang w:val="en-NL"/>
        </w:rPr>
        <w:t>f</w:t>
      </w:r>
      <w:r w:rsidR="007D157F" w:rsidRPr="007D157F">
        <w:t>rom a woman who wouldn’t harm a fly, let alone dream of breaking rules</w:t>
      </w:r>
      <w:r w:rsidR="007D157F">
        <w:t xml:space="preserve"> - </w:t>
      </w:r>
      <w:r w:rsidRPr="0053511F">
        <w:rPr>
          <w:lang w:val="en-NL"/>
        </w:rPr>
        <w:t>born of her wish to share the wonder she saw in animals and nature. That day, like so many others, planted the seeds of this work.</w:t>
      </w:r>
    </w:p>
    <w:p w14:paraId="31D42A17" w14:textId="2B7AE695" w:rsidR="0053511F" w:rsidRPr="0053511F" w:rsidRDefault="0053511F" w:rsidP="0053511F">
      <w:pPr>
        <w:rPr>
          <w:lang w:val="en-NL"/>
        </w:rPr>
      </w:pPr>
      <w:r w:rsidRPr="0053511F">
        <w:t>Her presence is deeply missed.</w:t>
      </w:r>
    </w:p>
    <w:p w14:paraId="448CD1C8" w14:textId="77777777" w:rsidR="001A1DE4" w:rsidRPr="0053511F" w:rsidRDefault="001A1DE4" w:rsidP="001A1DE4">
      <w:pPr>
        <w:rPr>
          <w:lang w:val="en-NL"/>
        </w:rPr>
      </w:pPr>
    </w:p>
    <w:p w14:paraId="1A6CF877" w14:textId="77777777" w:rsidR="0053511F" w:rsidRDefault="0053511F" w:rsidP="001A1DE4">
      <w:pPr>
        <w:rPr>
          <w:lang w:val="en-US"/>
        </w:rPr>
      </w:pPr>
    </w:p>
    <w:p w14:paraId="07F528DA" w14:textId="77777777" w:rsidR="0053511F" w:rsidRDefault="0053511F" w:rsidP="001A1DE4">
      <w:pPr>
        <w:rPr>
          <w:lang w:val="en-US"/>
        </w:rPr>
      </w:pPr>
    </w:p>
    <w:p w14:paraId="4C01CD03" w14:textId="77777777" w:rsidR="0053511F" w:rsidRDefault="0053511F" w:rsidP="001A1DE4">
      <w:pPr>
        <w:rPr>
          <w:lang w:val="en-US"/>
        </w:rPr>
      </w:pPr>
    </w:p>
    <w:p w14:paraId="5B3B8236" w14:textId="77777777" w:rsidR="0053511F" w:rsidRDefault="0053511F" w:rsidP="001A1DE4">
      <w:pPr>
        <w:rPr>
          <w:lang w:val="en-US"/>
        </w:rPr>
      </w:pPr>
    </w:p>
    <w:p w14:paraId="1F12D812" w14:textId="77777777" w:rsidR="0053511F" w:rsidRDefault="0053511F" w:rsidP="001A1DE4">
      <w:pPr>
        <w:rPr>
          <w:lang w:val="en-US"/>
        </w:rPr>
      </w:pPr>
    </w:p>
    <w:p w14:paraId="5874C551" w14:textId="77777777" w:rsidR="0053511F" w:rsidRDefault="0053511F" w:rsidP="001A1DE4">
      <w:pPr>
        <w:rPr>
          <w:lang w:val="en-US"/>
        </w:rPr>
      </w:pPr>
    </w:p>
    <w:p w14:paraId="535D2E65" w14:textId="77777777" w:rsidR="0053511F" w:rsidRPr="00370243" w:rsidRDefault="0053511F" w:rsidP="0053511F">
      <w:pPr>
        <w:pStyle w:val="Heading1"/>
        <w:ind w:left="720" w:hanging="720"/>
        <w:jc w:val="center"/>
      </w:pPr>
      <w:bookmarkStart w:id="1" w:name="_Toc198864176"/>
      <w:r w:rsidRPr="00370243">
        <w:lastRenderedPageBreak/>
        <w:t>Abstract</w:t>
      </w:r>
      <w:bookmarkEnd w:id="1"/>
    </w:p>
    <w:p w14:paraId="38C9CB7B" w14:textId="77777777" w:rsidR="0053511F" w:rsidRPr="005740C4" w:rsidRDefault="0053511F" w:rsidP="0053511F">
      <w:pPr>
        <w:rPr>
          <w:lang w:val="en-US"/>
        </w:rPr>
      </w:pPr>
      <w:r w:rsidRPr="005740C4">
        <w:rPr>
          <w:lang w:val="en-US"/>
        </w:rPr>
        <w:t>This thesis examines the fine-scale movement and habitat selection dynamics of Swedish moose during heatwaves, focusing on how thermal stress affects their behavior across different ecological contexts. Using GPS collar data from 300 female moose across four ecological strata</w:t>
      </w:r>
      <w:r w:rsidRPr="00370243">
        <w:rPr>
          <w:lang w:val="en-US"/>
        </w:rPr>
        <w:t xml:space="preserve"> in Sweden</w:t>
      </w:r>
      <w:r w:rsidRPr="005740C4">
        <w:rPr>
          <w:lang w:val="en-US"/>
        </w:rPr>
        <w:t xml:space="preserve">, </w:t>
      </w:r>
      <w:r w:rsidRPr="00370243">
        <w:rPr>
          <w:lang w:val="en-US"/>
        </w:rPr>
        <w:t xml:space="preserve">time varying </w:t>
      </w:r>
      <w:r w:rsidRPr="005740C4">
        <w:rPr>
          <w:lang w:val="en-US"/>
        </w:rPr>
        <w:t>Step Selection Functions (SSF) and space-time regression kriging are employed to model habitat selection and predict temperature conditions at moose locations.</w:t>
      </w:r>
    </w:p>
    <w:p w14:paraId="30901204" w14:textId="609A6A1A" w:rsidR="0053511F" w:rsidRPr="005740C4" w:rsidRDefault="0053511F" w:rsidP="0053511F">
      <w:pPr>
        <w:rPr>
          <w:lang w:val="en-US"/>
        </w:rPr>
      </w:pPr>
      <w:r w:rsidRPr="005740C4">
        <w:rPr>
          <w:lang w:val="en-US"/>
        </w:rPr>
        <w:t>The findings reveal that moose reduce daytime movement activity during heatwaves, a behavioral shift that helps mitigate heat stress. Habitat selection</w:t>
      </w:r>
      <w:r w:rsidRPr="00370243">
        <w:rPr>
          <w:lang w:val="en-US"/>
        </w:rPr>
        <w:t xml:space="preserve"> also changed in some </w:t>
      </w:r>
      <w:r w:rsidR="00D2484B">
        <w:rPr>
          <w:lang w:val="en-US"/>
        </w:rPr>
        <w:t>s</w:t>
      </w:r>
      <w:r w:rsidRPr="00370243">
        <w:rPr>
          <w:lang w:val="en-US"/>
        </w:rPr>
        <w:t>trata</w:t>
      </w:r>
      <w:r w:rsidRPr="005740C4">
        <w:rPr>
          <w:lang w:val="en-US"/>
        </w:rPr>
        <w:t>, with moose favoring</w:t>
      </w:r>
      <w:r w:rsidRPr="00370243">
        <w:rPr>
          <w:lang w:val="en-US"/>
        </w:rPr>
        <w:t xml:space="preserve"> forested habitats or wetlands</w:t>
      </w:r>
      <w:r w:rsidRPr="005740C4">
        <w:rPr>
          <w:lang w:val="en-US"/>
        </w:rPr>
        <w:t xml:space="preserve">, particularly during midday, suggesting a preference for thermal refuges. In some regions, moose select lower elevations during heatwaves, likely in search of cooler microclimates, while no significant increase in selection </w:t>
      </w:r>
      <w:r w:rsidR="00D2484B">
        <w:rPr>
          <w:lang w:val="en-US"/>
        </w:rPr>
        <w:t>of</w:t>
      </w:r>
      <w:r w:rsidRPr="005740C4">
        <w:rPr>
          <w:lang w:val="en-US"/>
        </w:rPr>
        <w:t xml:space="preserve"> higher elevations is observed.</w:t>
      </w:r>
      <w:r w:rsidR="00D2484B" w:rsidRPr="00D2484B">
        <w:t xml:space="preserve"> </w:t>
      </w:r>
      <w:r w:rsidR="00D2484B" w:rsidRPr="00D2484B">
        <w:t>Proximity to water sources, however, was not associated with increased selection during heatwaves and was even actively avoided in the Boreal Alpine stratum, where open wetland areas may offer little thermal cover.</w:t>
      </w:r>
    </w:p>
    <w:p w14:paraId="220FDF40" w14:textId="4E340DB9" w:rsidR="0053511F" w:rsidRPr="00370243" w:rsidRDefault="00E760EE" w:rsidP="0053511F">
      <w:pPr>
        <w:rPr>
          <w:lang w:val="en-US"/>
        </w:rPr>
      </w:pPr>
      <w:r>
        <w:rPr>
          <w:lang w:val="en-US"/>
        </w:rPr>
        <w:t>The</w:t>
      </w:r>
      <w:r w:rsidR="0053511F" w:rsidRPr="00370243">
        <w:rPr>
          <w:lang w:val="en-US"/>
        </w:rPr>
        <w:t xml:space="preserve"> study is limited by the 3-hour GPS fix rate, which may have missed short-term behavioral shifts, and the harmonic modelling framework, which was constrained by convergence issues. Additionally, habitat classification and the resolution of the land cover data may have reduced the accuracy of detecting subtle habitat preferences. Future work should address these limitations to provide more robust conclusions.</w:t>
      </w:r>
    </w:p>
    <w:p w14:paraId="55F44BC7" w14:textId="77777777" w:rsidR="0053511F" w:rsidRPr="005740C4" w:rsidRDefault="0053511F" w:rsidP="0053511F">
      <w:pPr>
        <w:rPr>
          <w:lang w:val="en-US"/>
        </w:rPr>
      </w:pPr>
      <w:r w:rsidRPr="005740C4">
        <w:rPr>
          <w:lang w:val="en-US"/>
        </w:rPr>
        <w:t>The study highlights the need for fine-scale data and improved modeling techniques to understand wildlife responses to extreme weather events, providing valuable insights for wildlife management in a changing climate.</w:t>
      </w:r>
    </w:p>
    <w:p w14:paraId="4F177E82" w14:textId="77777777" w:rsidR="0053511F" w:rsidRDefault="0053511F" w:rsidP="001A1DE4">
      <w:pPr>
        <w:rPr>
          <w:lang w:val="en-US"/>
        </w:rPr>
      </w:pPr>
    </w:p>
    <w:p w14:paraId="1EB9500B" w14:textId="77777777" w:rsidR="00A83372" w:rsidRDefault="00A83372" w:rsidP="001A1DE4">
      <w:pPr>
        <w:rPr>
          <w:lang w:val="en-US"/>
        </w:rPr>
      </w:pPr>
    </w:p>
    <w:p w14:paraId="3CDC9F97" w14:textId="77777777" w:rsidR="00A83372" w:rsidRDefault="00A83372" w:rsidP="001A1DE4">
      <w:pPr>
        <w:rPr>
          <w:lang w:val="en-US"/>
        </w:rPr>
      </w:pPr>
    </w:p>
    <w:p w14:paraId="06EAE587" w14:textId="77777777" w:rsidR="00A83372" w:rsidRDefault="00A83372" w:rsidP="001A1DE4">
      <w:pPr>
        <w:rPr>
          <w:lang w:val="en-US"/>
        </w:rPr>
      </w:pPr>
    </w:p>
    <w:p w14:paraId="10B2E2EB" w14:textId="77777777" w:rsidR="00A83372" w:rsidRDefault="00A83372" w:rsidP="001A1DE4">
      <w:pPr>
        <w:rPr>
          <w:lang w:val="en-US"/>
        </w:rPr>
      </w:pPr>
    </w:p>
    <w:p w14:paraId="659E737B" w14:textId="77777777" w:rsidR="00A83372" w:rsidRDefault="00A83372" w:rsidP="001A1DE4">
      <w:pPr>
        <w:rPr>
          <w:lang w:val="en-US"/>
        </w:rPr>
      </w:pPr>
    </w:p>
    <w:p w14:paraId="37C0B742" w14:textId="77777777" w:rsidR="00A83372" w:rsidRDefault="00A83372" w:rsidP="001A1DE4">
      <w:pPr>
        <w:rPr>
          <w:lang w:val="en-US"/>
        </w:rPr>
      </w:pPr>
    </w:p>
    <w:p w14:paraId="062D3987" w14:textId="0F9D64E8" w:rsidR="00A83372" w:rsidRPr="002A483F" w:rsidRDefault="00A83372" w:rsidP="00A83372">
      <w:pPr>
        <w:pStyle w:val="Heading1"/>
      </w:pPr>
      <w:bookmarkStart w:id="2" w:name="_Toc198864177"/>
      <w:r w:rsidRPr="002A483F">
        <w:lastRenderedPageBreak/>
        <w:t>List of Abbreviations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3973"/>
      </w:tblGrid>
      <w:tr w:rsidR="002A483F" w:rsidRPr="002A483F" w14:paraId="26F516A1" w14:textId="77777777" w:rsidTr="002A483F">
        <w:trPr>
          <w:trHeight w:val="454"/>
        </w:trPr>
        <w:tc>
          <w:tcPr>
            <w:tcW w:w="4320" w:type="dxa"/>
          </w:tcPr>
          <w:p w14:paraId="6306E51B" w14:textId="77777777" w:rsidR="002A483F" w:rsidRPr="002A483F" w:rsidRDefault="002A483F" w:rsidP="002A483F">
            <w:pPr>
              <w:spacing w:before="0" w:after="0"/>
              <w:rPr>
                <w:lang w:val="en-US"/>
              </w:rPr>
            </w:pPr>
            <w:r w:rsidRPr="002A483F">
              <w:rPr>
                <w:lang w:val="en-US"/>
              </w:rPr>
              <w:t>Abbreviation</w:t>
            </w:r>
          </w:p>
        </w:tc>
        <w:tc>
          <w:tcPr>
            <w:tcW w:w="4320" w:type="dxa"/>
          </w:tcPr>
          <w:p w14:paraId="1A902556" w14:textId="77777777" w:rsidR="002A483F" w:rsidRPr="002A483F" w:rsidRDefault="002A483F" w:rsidP="002A483F">
            <w:pPr>
              <w:spacing w:before="0" w:after="0"/>
              <w:rPr>
                <w:lang w:val="en-US"/>
              </w:rPr>
            </w:pPr>
            <w:r w:rsidRPr="002A483F">
              <w:rPr>
                <w:lang w:val="en-US"/>
              </w:rPr>
              <w:t>Full Term</w:t>
            </w:r>
          </w:p>
        </w:tc>
      </w:tr>
      <w:tr w:rsidR="002A483F" w:rsidRPr="002A483F" w14:paraId="13F87A8C" w14:textId="77777777" w:rsidTr="002A483F">
        <w:trPr>
          <w:trHeight w:val="454"/>
        </w:trPr>
        <w:tc>
          <w:tcPr>
            <w:tcW w:w="4320" w:type="dxa"/>
          </w:tcPr>
          <w:p w14:paraId="2371F5C8" w14:textId="77777777" w:rsidR="002A483F" w:rsidRPr="002A483F" w:rsidRDefault="002A483F" w:rsidP="002A483F">
            <w:pPr>
              <w:spacing w:before="0" w:after="0"/>
              <w:rPr>
                <w:lang w:val="en-US"/>
              </w:rPr>
            </w:pPr>
            <w:r w:rsidRPr="002A483F">
              <w:rPr>
                <w:lang w:val="en-US"/>
              </w:rPr>
              <w:t>API</w:t>
            </w:r>
          </w:p>
        </w:tc>
        <w:tc>
          <w:tcPr>
            <w:tcW w:w="4320" w:type="dxa"/>
          </w:tcPr>
          <w:p w14:paraId="65EEC495" w14:textId="77777777" w:rsidR="002A483F" w:rsidRPr="002A483F" w:rsidRDefault="002A483F" w:rsidP="002A483F">
            <w:pPr>
              <w:spacing w:before="0" w:after="0"/>
              <w:rPr>
                <w:lang w:val="en-US"/>
              </w:rPr>
            </w:pPr>
            <w:r w:rsidRPr="002A483F">
              <w:rPr>
                <w:lang w:val="en-US"/>
              </w:rPr>
              <w:t>Application Programming Interface</w:t>
            </w:r>
          </w:p>
        </w:tc>
      </w:tr>
      <w:tr w:rsidR="002A483F" w:rsidRPr="002A483F" w14:paraId="5FBFA7F3" w14:textId="77777777" w:rsidTr="002A483F">
        <w:trPr>
          <w:trHeight w:val="454"/>
        </w:trPr>
        <w:tc>
          <w:tcPr>
            <w:tcW w:w="4320" w:type="dxa"/>
          </w:tcPr>
          <w:p w14:paraId="3E820E59" w14:textId="77777777" w:rsidR="002A483F" w:rsidRPr="002A483F" w:rsidRDefault="002A483F" w:rsidP="002A483F">
            <w:pPr>
              <w:spacing w:before="0" w:after="0"/>
              <w:rPr>
                <w:lang w:val="en-US"/>
              </w:rPr>
            </w:pPr>
            <w:r w:rsidRPr="002A483F">
              <w:rPr>
                <w:lang w:val="en-US"/>
              </w:rPr>
              <w:t>DEM</w:t>
            </w:r>
          </w:p>
        </w:tc>
        <w:tc>
          <w:tcPr>
            <w:tcW w:w="4320" w:type="dxa"/>
          </w:tcPr>
          <w:p w14:paraId="1E6D3CBC" w14:textId="77777777" w:rsidR="002A483F" w:rsidRPr="002A483F" w:rsidRDefault="002A483F" w:rsidP="002A483F">
            <w:pPr>
              <w:spacing w:before="0" w:after="0"/>
              <w:rPr>
                <w:lang w:val="en-US"/>
              </w:rPr>
            </w:pPr>
            <w:r w:rsidRPr="002A483F">
              <w:rPr>
                <w:lang w:val="en-US"/>
              </w:rPr>
              <w:t>Digital Elevation Model</w:t>
            </w:r>
          </w:p>
        </w:tc>
      </w:tr>
      <w:tr w:rsidR="002A483F" w:rsidRPr="002A483F" w14:paraId="271C4C21" w14:textId="77777777" w:rsidTr="002A483F">
        <w:trPr>
          <w:trHeight w:val="454"/>
        </w:trPr>
        <w:tc>
          <w:tcPr>
            <w:tcW w:w="4320" w:type="dxa"/>
          </w:tcPr>
          <w:p w14:paraId="569B0332" w14:textId="77777777" w:rsidR="002A483F" w:rsidRPr="002A483F" w:rsidRDefault="002A483F" w:rsidP="002A483F">
            <w:pPr>
              <w:spacing w:before="0" w:after="0"/>
              <w:rPr>
                <w:lang w:val="en-US"/>
              </w:rPr>
            </w:pPr>
            <w:r w:rsidRPr="002A483F">
              <w:rPr>
                <w:lang w:val="en-US"/>
              </w:rPr>
              <w:t>EPSG</w:t>
            </w:r>
          </w:p>
        </w:tc>
        <w:tc>
          <w:tcPr>
            <w:tcW w:w="4320" w:type="dxa"/>
          </w:tcPr>
          <w:p w14:paraId="3662BE2B" w14:textId="77777777" w:rsidR="002A483F" w:rsidRDefault="002A483F" w:rsidP="002A483F">
            <w:pPr>
              <w:spacing w:before="0" w:after="0"/>
              <w:rPr>
                <w:lang w:val="en-US"/>
              </w:rPr>
            </w:pPr>
            <w:r w:rsidRPr="002A483F">
              <w:rPr>
                <w:lang w:val="en-US"/>
              </w:rPr>
              <w:t>European Petroleum Survey Group (coordinate reference system code)</w:t>
            </w:r>
          </w:p>
          <w:p w14:paraId="13D680EA" w14:textId="77777777" w:rsidR="00F548E0" w:rsidRPr="002A483F" w:rsidRDefault="00F548E0" w:rsidP="002A483F">
            <w:pPr>
              <w:spacing w:before="0" w:after="0"/>
              <w:rPr>
                <w:lang w:val="en-US"/>
              </w:rPr>
            </w:pPr>
          </w:p>
        </w:tc>
      </w:tr>
      <w:tr w:rsidR="002A483F" w:rsidRPr="002A483F" w14:paraId="41D766B4" w14:textId="77777777" w:rsidTr="002A483F">
        <w:trPr>
          <w:trHeight w:val="454"/>
        </w:trPr>
        <w:tc>
          <w:tcPr>
            <w:tcW w:w="4320" w:type="dxa"/>
          </w:tcPr>
          <w:p w14:paraId="03A14D88" w14:textId="77777777" w:rsidR="002A483F" w:rsidRPr="002A483F" w:rsidRDefault="002A483F" w:rsidP="002A483F">
            <w:pPr>
              <w:spacing w:before="0" w:after="0"/>
              <w:rPr>
                <w:lang w:val="en-US"/>
              </w:rPr>
            </w:pPr>
            <w:r w:rsidRPr="002A483F">
              <w:rPr>
                <w:lang w:val="en-US"/>
              </w:rPr>
              <w:t>GIRS</w:t>
            </w:r>
          </w:p>
        </w:tc>
        <w:tc>
          <w:tcPr>
            <w:tcW w:w="4320" w:type="dxa"/>
          </w:tcPr>
          <w:p w14:paraId="33CB25E8" w14:textId="77777777" w:rsidR="002A483F" w:rsidRDefault="002A483F" w:rsidP="002A483F">
            <w:pPr>
              <w:spacing w:before="0" w:after="0"/>
              <w:rPr>
                <w:lang w:val="en-US"/>
              </w:rPr>
            </w:pPr>
            <w:r w:rsidRPr="002A483F">
              <w:rPr>
                <w:lang w:val="en-US"/>
              </w:rPr>
              <w:t>Geo-information Science and Remote Sensing</w:t>
            </w:r>
          </w:p>
          <w:p w14:paraId="5E280F14" w14:textId="77777777" w:rsidR="00D205AB" w:rsidRPr="002A483F" w:rsidRDefault="00D205AB" w:rsidP="002A483F">
            <w:pPr>
              <w:spacing w:before="0" w:after="0"/>
              <w:rPr>
                <w:lang w:val="en-US"/>
              </w:rPr>
            </w:pPr>
          </w:p>
        </w:tc>
      </w:tr>
      <w:tr w:rsidR="002A483F" w:rsidRPr="002A483F" w14:paraId="63EB081C" w14:textId="77777777" w:rsidTr="002A483F">
        <w:trPr>
          <w:trHeight w:val="454"/>
        </w:trPr>
        <w:tc>
          <w:tcPr>
            <w:tcW w:w="4320" w:type="dxa"/>
          </w:tcPr>
          <w:p w14:paraId="7F8BEB91" w14:textId="77777777" w:rsidR="002A483F" w:rsidRPr="002A483F" w:rsidRDefault="002A483F" w:rsidP="002A483F">
            <w:pPr>
              <w:spacing w:before="0" w:after="0"/>
              <w:rPr>
                <w:lang w:val="en-US"/>
              </w:rPr>
            </w:pPr>
            <w:r w:rsidRPr="002A483F">
              <w:rPr>
                <w:lang w:val="en-US"/>
              </w:rPr>
              <w:t>GPS</w:t>
            </w:r>
          </w:p>
        </w:tc>
        <w:tc>
          <w:tcPr>
            <w:tcW w:w="4320" w:type="dxa"/>
          </w:tcPr>
          <w:p w14:paraId="35D91442" w14:textId="77777777" w:rsidR="002A483F" w:rsidRPr="002A483F" w:rsidRDefault="002A483F" w:rsidP="002A483F">
            <w:pPr>
              <w:spacing w:before="0" w:after="0"/>
              <w:rPr>
                <w:lang w:val="en-US"/>
              </w:rPr>
            </w:pPr>
            <w:r w:rsidRPr="002A483F">
              <w:rPr>
                <w:lang w:val="en-US"/>
              </w:rPr>
              <w:t>Global Positioning System</w:t>
            </w:r>
          </w:p>
        </w:tc>
      </w:tr>
      <w:tr w:rsidR="002A483F" w:rsidRPr="002A483F" w14:paraId="437CDDB7" w14:textId="77777777" w:rsidTr="002A483F">
        <w:trPr>
          <w:trHeight w:val="454"/>
        </w:trPr>
        <w:tc>
          <w:tcPr>
            <w:tcW w:w="4320" w:type="dxa"/>
          </w:tcPr>
          <w:p w14:paraId="4AA2F5BC" w14:textId="77777777" w:rsidR="002A483F" w:rsidRPr="002A483F" w:rsidRDefault="002A483F" w:rsidP="002A483F">
            <w:pPr>
              <w:spacing w:before="0" w:after="0"/>
              <w:rPr>
                <w:lang w:val="en-US"/>
              </w:rPr>
            </w:pPr>
            <w:r w:rsidRPr="002A483F">
              <w:rPr>
                <w:lang w:val="en-US"/>
              </w:rPr>
              <w:t>GTT</w:t>
            </w:r>
          </w:p>
        </w:tc>
        <w:tc>
          <w:tcPr>
            <w:tcW w:w="4320" w:type="dxa"/>
          </w:tcPr>
          <w:p w14:paraId="68BA05C9" w14:textId="77777777" w:rsidR="002A483F" w:rsidRPr="002A483F" w:rsidRDefault="002A483F" w:rsidP="002A483F">
            <w:pPr>
              <w:spacing w:before="0" w:after="0"/>
              <w:rPr>
                <w:lang w:val="en-US"/>
              </w:rPr>
            </w:pPr>
            <w:r w:rsidRPr="002A483F">
              <w:rPr>
                <w:lang w:val="en-US"/>
              </w:rPr>
              <w:t>Geometric Temperature Trend</w:t>
            </w:r>
          </w:p>
        </w:tc>
      </w:tr>
      <w:tr w:rsidR="002A483F" w:rsidRPr="002A483F" w14:paraId="3FA412A1" w14:textId="77777777" w:rsidTr="002A483F">
        <w:trPr>
          <w:trHeight w:val="454"/>
        </w:trPr>
        <w:tc>
          <w:tcPr>
            <w:tcW w:w="4320" w:type="dxa"/>
          </w:tcPr>
          <w:p w14:paraId="28528C53" w14:textId="77777777" w:rsidR="002A483F" w:rsidRPr="002A483F" w:rsidRDefault="002A483F" w:rsidP="002A483F">
            <w:pPr>
              <w:spacing w:before="0" w:after="0"/>
              <w:rPr>
                <w:lang w:val="en-US"/>
              </w:rPr>
            </w:pPr>
            <w:r w:rsidRPr="002A483F">
              <w:rPr>
                <w:lang w:val="en-US"/>
              </w:rPr>
              <w:t>HMM</w:t>
            </w:r>
          </w:p>
        </w:tc>
        <w:tc>
          <w:tcPr>
            <w:tcW w:w="4320" w:type="dxa"/>
          </w:tcPr>
          <w:p w14:paraId="01DE13A3" w14:textId="77777777" w:rsidR="002A483F" w:rsidRPr="002A483F" w:rsidRDefault="002A483F" w:rsidP="002A483F">
            <w:pPr>
              <w:spacing w:before="0" w:after="0"/>
              <w:rPr>
                <w:lang w:val="en-US"/>
              </w:rPr>
            </w:pPr>
            <w:r w:rsidRPr="002A483F">
              <w:rPr>
                <w:lang w:val="en-US"/>
              </w:rPr>
              <w:t>Hidden Markov Model</w:t>
            </w:r>
          </w:p>
        </w:tc>
      </w:tr>
      <w:tr w:rsidR="002A483F" w:rsidRPr="002A483F" w14:paraId="423EDFF5" w14:textId="77777777" w:rsidTr="002A483F">
        <w:trPr>
          <w:trHeight w:val="454"/>
        </w:trPr>
        <w:tc>
          <w:tcPr>
            <w:tcW w:w="4320" w:type="dxa"/>
          </w:tcPr>
          <w:p w14:paraId="146B9019" w14:textId="77777777" w:rsidR="002A483F" w:rsidRPr="002A483F" w:rsidRDefault="002A483F" w:rsidP="002A483F">
            <w:pPr>
              <w:spacing w:before="0" w:after="0"/>
              <w:rPr>
                <w:lang w:val="en-US"/>
              </w:rPr>
            </w:pPr>
            <w:r w:rsidRPr="002A483F">
              <w:rPr>
                <w:lang w:val="en-US"/>
              </w:rPr>
              <w:t>LiDAR</w:t>
            </w:r>
          </w:p>
        </w:tc>
        <w:tc>
          <w:tcPr>
            <w:tcW w:w="4320" w:type="dxa"/>
          </w:tcPr>
          <w:p w14:paraId="7D83BEE2" w14:textId="77777777" w:rsidR="002A483F" w:rsidRPr="002A483F" w:rsidRDefault="002A483F" w:rsidP="002A483F">
            <w:pPr>
              <w:spacing w:before="0" w:after="0"/>
              <w:rPr>
                <w:lang w:val="en-US"/>
              </w:rPr>
            </w:pPr>
            <w:r w:rsidRPr="002A483F">
              <w:rPr>
                <w:lang w:val="en-US"/>
              </w:rPr>
              <w:t>Light Detection and Ranging</w:t>
            </w:r>
          </w:p>
        </w:tc>
      </w:tr>
      <w:tr w:rsidR="002A483F" w:rsidRPr="002A483F" w14:paraId="470ADF41" w14:textId="77777777" w:rsidTr="002A483F">
        <w:trPr>
          <w:trHeight w:val="454"/>
        </w:trPr>
        <w:tc>
          <w:tcPr>
            <w:tcW w:w="4320" w:type="dxa"/>
          </w:tcPr>
          <w:p w14:paraId="01229D96" w14:textId="77777777" w:rsidR="002A483F" w:rsidRPr="002A483F" w:rsidRDefault="002A483F" w:rsidP="002A483F">
            <w:pPr>
              <w:spacing w:before="0" w:after="0"/>
              <w:rPr>
                <w:lang w:val="en-US"/>
              </w:rPr>
            </w:pPr>
            <w:r w:rsidRPr="002A483F">
              <w:rPr>
                <w:lang w:val="en-US"/>
              </w:rPr>
              <w:t>NDVI</w:t>
            </w:r>
          </w:p>
        </w:tc>
        <w:tc>
          <w:tcPr>
            <w:tcW w:w="4320" w:type="dxa"/>
          </w:tcPr>
          <w:p w14:paraId="483EFC80" w14:textId="77777777" w:rsidR="002A483F" w:rsidRDefault="002A483F" w:rsidP="002A483F">
            <w:pPr>
              <w:spacing w:before="0" w:after="0"/>
              <w:rPr>
                <w:lang w:val="en-US"/>
              </w:rPr>
            </w:pPr>
            <w:r w:rsidRPr="002A483F">
              <w:rPr>
                <w:lang w:val="en-US"/>
              </w:rPr>
              <w:t>Normalized Difference Vegetation Index</w:t>
            </w:r>
          </w:p>
          <w:p w14:paraId="28044654" w14:textId="77777777" w:rsidR="00D205AB" w:rsidRPr="002A483F" w:rsidRDefault="00D205AB" w:rsidP="002A483F">
            <w:pPr>
              <w:spacing w:before="0" w:after="0"/>
              <w:rPr>
                <w:lang w:val="en-US"/>
              </w:rPr>
            </w:pPr>
          </w:p>
        </w:tc>
      </w:tr>
      <w:tr w:rsidR="002A483F" w:rsidRPr="002A483F" w14:paraId="06E95BF7" w14:textId="77777777" w:rsidTr="002A483F">
        <w:trPr>
          <w:trHeight w:val="454"/>
        </w:trPr>
        <w:tc>
          <w:tcPr>
            <w:tcW w:w="4320" w:type="dxa"/>
          </w:tcPr>
          <w:p w14:paraId="0723A4AF" w14:textId="77777777" w:rsidR="002A483F" w:rsidRPr="002A483F" w:rsidRDefault="002A483F" w:rsidP="002A483F">
            <w:pPr>
              <w:spacing w:before="0" w:after="0"/>
              <w:rPr>
                <w:lang w:val="en-US"/>
              </w:rPr>
            </w:pPr>
            <w:r w:rsidRPr="002A483F">
              <w:rPr>
                <w:lang w:val="en-US"/>
              </w:rPr>
              <w:t>QGIS</w:t>
            </w:r>
          </w:p>
        </w:tc>
        <w:tc>
          <w:tcPr>
            <w:tcW w:w="4320" w:type="dxa"/>
          </w:tcPr>
          <w:p w14:paraId="745E3FEC" w14:textId="77777777" w:rsidR="002A483F" w:rsidRDefault="002A483F" w:rsidP="002A483F">
            <w:pPr>
              <w:spacing w:before="0" w:after="0"/>
              <w:rPr>
                <w:lang w:val="en-US"/>
              </w:rPr>
            </w:pPr>
            <w:r w:rsidRPr="002A483F">
              <w:rPr>
                <w:lang w:val="en-US"/>
              </w:rPr>
              <w:t>Quantum Geographic Information System</w:t>
            </w:r>
          </w:p>
          <w:p w14:paraId="7D718432" w14:textId="77777777" w:rsidR="00D205AB" w:rsidRPr="002A483F" w:rsidRDefault="00D205AB" w:rsidP="002A483F">
            <w:pPr>
              <w:spacing w:before="0" w:after="0"/>
              <w:rPr>
                <w:lang w:val="en-US"/>
              </w:rPr>
            </w:pPr>
          </w:p>
        </w:tc>
      </w:tr>
      <w:tr w:rsidR="002A483F" w:rsidRPr="002A483F" w14:paraId="2B6E3ACF" w14:textId="77777777" w:rsidTr="002A483F">
        <w:trPr>
          <w:trHeight w:val="454"/>
        </w:trPr>
        <w:tc>
          <w:tcPr>
            <w:tcW w:w="4320" w:type="dxa"/>
          </w:tcPr>
          <w:p w14:paraId="4179D87D" w14:textId="77777777" w:rsidR="002A483F" w:rsidRPr="002A483F" w:rsidRDefault="002A483F" w:rsidP="002A483F">
            <w:pPr>
              <w:spacing w:before="0" w:after="0"/>
              <w:rPr>
                <w:lang w:val="en-US"/>
              </w:rPr>
            </w:pPr>
            <w:r w:rsidRPr="002A483F">
              <w:rPr>
                <w:lang w:val="en-US"/>
              </w:rPr>
              <w:t>RSF</w:t>
            </w:r>
          </w:p>
        </w:tc>
        <w:tc>
          <w:tcPr>
            <w:tcW w:w="4320" w:type="dxa"/>
          </w:tcPr>
          <w:p w14:paraId="7A73115E" w14:textId="77777777" w:rsidR="002A483F" w:rsidRPr="002A483F" w:rsidRDefault="002A483F" w:rsidP="002A483F">
            <w:pPr>
              <w:spacing w:before="0" w:after="0"/>
              <w:rPr>
                <w:lang w:val="en-US"/>
              </w:rPr>
            </w:pPr>
            <w:r w:rsidRPr="002A483F">
              <w:rPr>
                <w:lang w:val="en-US"/>
              </w:rPr>
              <w:t>Resource Selection Function</w:t>
            </w:r>
          </w:p>
        </w:tc>
      </w:tr>
      <w:tr w:rsidR="002A483F" w:rsidRPr="002A483F" w14:paraId="056B8F23" w14:textId="77777777" w:rsidTr="002A483F">
        <w:trPr>
          <w:trHeight w:val="454"/>
        </w:trPr>
        <w:tc>
          <w:tcPr>
            <w:tcW w:w="4320" w:type="dxa"/>
          </w:tcPr>
          <w:p w14:paraId="3ED2F430" w14:textId="77777777" w:rsidR="002A483F" w:rsidRPr="002A483F" w:rsidRDefault="002A483F" w:rsidP="002A483F">
            <w:pPr>
              <w:spacing w:before="0" w:after="0"/>
              <w:rPr>
                <w:lang w:val="en-US"/>
              </w:rPr>
            </w:pPr>
            <w:r w:rsidRPr="002A483F">
              <w:rPr>
                <w:lang w:val="en-US"/>
              </w:rPr>
              <w:t>SQL</w:t>
            </w:r>
          </w:p>
        </w:tc>
        <w:tc>
          <w:tcPr>
            <w:tcW w:w="4320" w:type="dxa"/>
          </w:tcPr>
          <w:p w14:paraId="3DEE98E0" w14:textId="77777777" w:rsidR="002A483F" w:rsidRPr="002A483F" w:rsidRDefault="002A483F" w:rsidP="002A483F">
            <w:pPr>
              <w:spacing w:before="0" w:after="0"/>
              <w:rPr>
                <w:lang w:val="en-US"/>
              </w:rPr>
            </w:pPr>
            <w:r w:rsidRPr="002A483F">
              <w:rPr>
                <w:lang w:val="en-US"/>
              </w:rPr>
              <w:t>Structured Query Language</w:t>
            </w:r>
          </w:p>
        </w:tc>
      </w:tr>
      <w:tr w:rsidR="002A483F" w:rsidRPr="002A483F" w14:paraId="2F3B6D56" w14:textId="77777777" w:rsidTr="002A483F">
        <w:trPr>
          <w:trHeight w:val="454"/>
        </w:trPr>
        <w:tc>
          <w:tcPr>
            <w:tcW w:w="4320" w:type="dxa"/>
          </w:tcPr>
          <w:p w14:paraId="0A5EE951" w14:textId="77777777" w:rsidR="002A483F" w:rsidRPr="002A483F" w:rsidRDefault="002A483F" w:rsidP="002A483F">
            <w:pPr>
              <w:spacing w:before="0" w:after="0"/>
              <w:rPr>
                <w:lang w:val="en-US"/>
              </w:rPr>
            </w:pPr>
            <w:r w:rsidRPr="002A483F">
              <w:rPr>
                <w:lang w:val="en-US"/>
              </w:rPr>
              <w:t>SSF</w:t>
            </w:r>
          </w:p>
        </w:tc>
        <w:tc>
          <w:tcPr>
            <w:tcW w:w="4320" w:type="dxa"/>
          </w:tcPr>
          <w:p w14:paraId="7629735B" w14:textId="77777777" w:rsidR="002A483F" w:rsidRPr="002A483F" w:rsidRDefault="002A483F" w:rsidP="002A483F">
            <w:pPr>
              <w:spacing w:before="0" w:after="0"/>
              <w:rPr>
                <w:lang w:val="en-US"/>
              </w:rPr>
            </w:pPr>
            <w:r w:rsidRPr="002A483F">
              <w:rPr>
                <w:lang w:val="en-US"/>
              </w:rPr>
              <w:t>Step Selection Function</w:t>
            </w:r>
          </w:p>
        </w:tc>
      </w:tr>
      <w:tr w:rsidR="002A483F" w:rsidRPr="002A483F" w14:paraId="6DCC7F38" w14:textId="77777777" w:rsidTr="002A483F">
        <w:trPr>
          <w:trHeight w:val="454"/>
        </w:trPr>
        <w:tc>
          <w:tcPr>
            <w:tcW w:w="4320" w:type="dxa"/>
          </w:tcPr>
          <w:p w14:paraId="15DE38B6" w14:textId="77777777" w:rsidR="002A483F" w:rsidRPr="002A483F" w:rsidRDefault="002A483F" w:rsidP="002A483F">
            <w:pPr>
              <w:spacing w:before="0" w:after="0"/>
              <w:rPr>
                <w:lang w:val="en-US"/>
              </w:rPr>
            </w:pPr>
            <w:r w:rsidRPr="002A483F">
              <w:rPr>
                <w:lang w:val="en-US"/>
              </w:rPr>
              <w:t>SWEREF-99</w:t>
            </w:r>
          </w:p>
        </w:tc>
        <w:tc>
          <w:tcPr>
            <w:tcW w:w="4320" w:type="dxa"/>
          </w:tcPr>
          <w:p w14:paraId="09326800" w14:textId="77777777" w:rsidR="002A483F" w:rsidRPr="002A483F" w:rsidRDefault="002A483F" w:rsidP="002A483F">
            <w:pPr>
              <w:spacing w:before="0" w:after="0"/>
              <w:rPr>
                <w:lang w:val="en-US"/>
              </w:rPr>
            </w:pPr>
            <w:r w:rsidRPr="002A483F">
              <w:rPr>
                <w:lang w:val="en-US"/>
              </w:rPr>
              <w:t>Swedish Reference Frame 1999</w:t>
            </w:r>
          </w:p>
        </w:tc>
      </w:tr>
      <w:tr w:rsidR="002A483F" w:rsidRPr="002A483F" w14:paraId="5E189F1F" w14:textId="77777777" w:rsidTr="002A483F">
        <w:trPr>
          <w:trHeight w:val="454"/>
        </w:trPr>
        <w:tc>
          <w:tcPr>
            <w:tcW w:w="4320" w:type="dxa"/>
          </w:tcPr>
          <w:p w14:paraId="59398286" w14:textId="77777777" w:rsidR="002A483F" w:rsidRPr="002A483F" w:rsidRDefault="002A483F" w:rsidP="002A483F">
            <w:pPr>
              <w:spacing w:before="0" w:after="0"/>
              <w:rPr>
                <w:lang w:val="en-US"/>
              </w:rPr>
            </w:pPr>
            <w:r w:rsidRPr="002A483F">
              <w:rPr>
                <w:lang w:val="en-US"/>
              </w:rPr>
              <w:t>TRI</w:t>
            </w:r>
          </w:p>
        </w:tc>
        <w:tc>
          <w:tcPr>
            <w:tcW w:w="4320" w:type="dxa"/>
          </w:tcPr>
          <w:p w14:paraId="0E514033" w14:textId="77777777" w:rsidR="002A483F" w:rsidRPr="002A483F" w:rsidRDefault="002A483F" w:rsidP="002A483F">
            <w:pPr>
              <w:spacing w:before="0" w:after="0"/>
              <w:rPr>
                <w:lang w:val="en-US"/>
              </w:rPr>
            </w:pPr>
            <w:r w:rsidRPr="002A483F">
              <w:rPr>
                <w:lang w:val="en-US"/>
              </w:rPr>
              <w:t>Terrain Ruggedness Index</w:t>
            </w:r>
          </w:p>
        </w:tc>
      </w:tr>
      <w:tr w:rsidR="002A483F" w:rsidRPr="002A483F" w14:paraId="718DBEE1" w14:textId="77777777" w:rsidTr="002A483F">
        <w:trPr>
          <w:trHeight w:val="454"/>
        </w:trPr>
        <w:tc>
          <w:tcPr>
            <w:tcW w:w="4320" w:type="dxa"/>
          </w:tcPr>
          <w:p w14:paraId="719D43BF" w14:textId="77777777" w:rsidR="002A483F" w:rsidRPr="002A483F" w:rsidRDefault="002A483F" w:rsidP="002A483F">
            <w:pPr>
              <w:spacing w:before="0" w:after="0"/>
              <w:rPr>
                <w:lang w:val="en-US"/>
              </w:rPr>
            </w:pPr>
            <w:r w:rsidRPr="002A483F">
              <w:rPr>
                <w:lang w:val="en-US"/>
              </w:rPr>
              <w:t>WRAM</w:t>
            </w:r>
          </w:p>
        </w:tc>
        <w:tc>
          <w:tcPr>
            <w:tcW w:w="4320" w:type="dxa"/>
          </w:tcPr>
          <w:p w14:paraId="393CEE46" w14:textId="77777777" w:rsidR="002A483F" w:rsidRPr="002A483F" w:rsidRDefault="002A483F" w:rsidP="002A483F">
            <w:pPr>
              <w:spacing w:before="0" w:after="0"/>
              <w:rPr>
                <w:lang w:val="en-US"/>
              </w:rPr>
            </w:pPr>
            <w:r w:rsidRPr="002A483F">
              <w:rPr>
                <w:lang w:val="en-US"/>
              </w:rPr>
              <w:t>Wireless Remote Animal Monitoring</w:t>
            </w:r>
          </w:p>
        </w:tc>
      </w:tr>
    </w:tbl>
    <w:p w14:paraId="1B148526" w14:textId="77777777" w:rsidR="00A83372" w:rsidRPr="00A83372" w:rsidRDefault="00A83372" w:rsidP="00A83372">
      <w:pPr>
        <w:rPr>
          <w:lang w:val="en-US"/>
        </w:rPr>
      </w:pPr>
    </w:p>
    <w:p w14:paraId="0AB1D417" w14:textId="77777777" w:rsidR="001A1DE4" w:rsidRPr="00370243" w:rsidRDefault="001A1DE4" w:rsidP="001A1DE4">
      <w:pPr>
        <w:rPr>
          <w:lang w:val="en-US"/>
        </w:rPr>
      </w:pPr>
    </w:p>
    <w:p w14:paraId="3288CC95" w14:textId="77777777" w:rsidR="001A1DE4" w:rsidRPr="00370243" w:rsidRDefault="001A1DE4" w:rsidP="001A1DE4">
      <w:pPr>
        <w:rPr>
          <w:lang w:val="en-US"/>
        </w:rPr>
      </w:pPr>
    </w:p>
    <w:p w14:paraId="1091766C" w14:textId="77777777" w:rsidR="001A1DE4" w:rsidRPr="00370243" w:rsidRDefault="001A1DE4" w:rsidP="001A1DE4">
      <w:pPr>
        <w:rPr>
          <w:lang w:val="en-US"/>
        </w:rPr>
      </w:pPr>
    </w:p>
    <w:p w14:paraId="5FDD813D" w14:textId="77777777" w:rsidR="001A1DE4" w:rsidRPr="00370243" w:rsidRDefault="001A1DE4" w:rsidP="001A1DE4">
      <w:pPr>
        <w:rPr>
          <w:lang w:val="en-US"/>
        </w:rPr>
      </w:pPr>
    </w:p>
    <w:p w14:paraId="02641DC5" w14:textId="77777777" w:rsidR="001A1DE4" w:rsidRPr="00370243" w:rsidRDefault="001A1DE4" w:rsidP="001A1DE4">
      <w:pPr>
        <w:rPr>
          <w:lang w:val="en-US"/>
        </w:rPr>
      </w:pPr>
    </w:p>
    <w:p w14:paraId="5404E825" w14:textId="613ECE0E" w:rsidR="00587A98" w:rsidRPr="00370243" w:rsidRDefault="00587A98" w:rsidP="00EC26A6">
      <w:pPr>
        <w:spacing w:after="0"/>
        <w:rPr>
          <w:rFonts w:eastAsiaTheme="minorHAnsi" w:cstheme="minorHAnsi"/>
          <w:snapToGrid/>
          <w:color w:val="auto"/>
          <w:sz w:val="22"/>
          <w:szCs w:val="22"/>
          <w:lang w:val="en-US"/>
        </w:rPr>
      </w:pPr>
    </w:p>
    <w:sdt>
      <w:sdtPr>
        <w:rPr>
          <w:rFonts w:asciiTheme="minorHAnsi" w:eastAsia="Times New Roman" w:hAnsiTheme="minorHAnsi" w:cs="Times New Roman"/>
          <w:snapToGrid w:val="0"/>
          <w:color w:val="000000"/>
          <w:sz w:val="22"/>
          <w:szCs w:val="22"/>
          <w:lang w:val="en-US"/>
        </w:rPr>
        <w:id w:val="1183716824"/>
        <w:docPartObj>
          <w:docPartGallery w:val="Table of Contents"/>
          <w:docPartUnique/>
        </w:docPartObj>
      </w:sdtPr>
      <w:sdtEndPr>
        <w:rPr>
          <w:b/>
          <w:bCs/>
          <w:sz w:val="24"/>
          <w:szCs w:val="20"/>
        </w:rPr>
      </w:sdtEndPr>
      <w:sdtContent>
        <w:p w14:paraId="41FF0301" w14:textId="77777777" w:rsidR="00EC26A6" w:rsidRPr="00370243" w:rsidRDefault="00EC26A6" w:rsidP="00EC26A6">
          <w:pPr>
            <w:pStyle w:val="Headingtableofcontents"/>
            <w:rPr>
              <w:lang w:val="en-US"/>
            </w:rPr>
          </w:pPr>
          <w:r w:rsidRPr="00370243">
            <w:rPr>
              <w:lang w:val="en-US"/>
            </w:rPr>
            <w:t>Table of contents</w:t>
          </w:r>
        </w:p>
        <w:p w14:paraId="0C1847BC" w14:textId="45609281" w:rsidR="00A508D9" w:rsidRDefault="00EC26A6">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r w:rsidRPr="00370243">
            <w:rPr>
              <w:rFonts w:asciiTheme="majorHAnsi" w:hAnsiTheme="majorHAnsi"/>
              <w:noProof/>
              <w:sz w:val="40"/>
              <w:lang w:val="en-US"/>
            </w:rPr>
            <w:fldChar w:fldCharType="begin"/>
          </w:r>
          <w:r w:rsidRPr="00370243">
            <w:rPr>
              <w:rFonts w:asciiTheme="majorHAnsi" w:hAnsiTheme="majorHAnsi"/>
              <w:noProof/>
              <w:sz w:val="40"/>
              <w:lang w:val="en-US"/>
            </w:rPr>
            <w:instrText xml:space="preserve"> TOC \o "1-3" \h \z \t "Heading without numbering;1" </w:instrText>
          </w:r>
          <w:r w:rsidRPr="00370243">
            <w:rPr>
              <w:rFonts w:asciiTheme="majorHAnsi" w:hAnsiTheme="majorHAnsi"/>
              <w:noProof/>
              <w:sz w:val="40"/>
              <w:lang w:val="en-US"/>
            </w:rPr>
            <w:fldChar w:fldCharType="separate"/>
          </w:r>
          <w:hyperlink w:anchor="_Toc198864175" w:history="1">
            <w:r w:rsidR="00A508D9" w:rsidRPr="007102B3">
              <w:rPr>
                <w:rStyle w:val="Hyperlink"/>
                <w:noProof/>
              </w:rPr>
              <w:t>Forword</w:t>
            </w:r>
            <w:r w:rsidR="00A508D9">
              <w:rPr>
                <w:noProof/>
                <w:webHidden/>
              </w:rPr>
              <w:tab/>
            </w:r>
            <w:r w:rsidR="00A508D9">
              <w:rPr>
                <w:noProof/>
                <w:webHidden/>
              </w:rPr>
              <w:fldChar w:fldCharType="begin"/>
            </w:r>
            <w:r w:rsidR="00A508D9">
              <w:rPr>
                <w:noProof/>
                <w:webHidden/>
              </w:rPr>
              <w:instrText xml:space="preserve"> PAGEREF _Toc198864175 \h </w:instrText>
            </w:r>
            <w:r w:rsidR="00A508D9">
              <w:rPr>
                <w:noProof/>
                <w:webHidden/>
              </w:rPr>
            </w:r>
            <w:r w:rsidR="00A508D9">
              <w:rPr>
                <w:noProof/>
                <w:webHidden/>
              </w:rPr>
              <w:fldChar w:fldCharType="separate"/>
            </w:r>
            <w:r w:rsidR="00F91899">
              <w:rPr>
                <w:noProof/>
                <w:webHidden/>
              </w:rPr>
              <w:t>1</w:t>
            </w:r>
            <w:r w:rsidR="00A508D9">
              <w:rPr>
                <w:noProof/>
                <w:webHidden/>
              </w:rPr>
              <w:fldChar w:fldCharType="end"/>
            </w:r>
          </w:hyperlink>
        </w:p>
        <w:p w14:paraId="1A84B20B" w14:textId="0D0F0D63"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76" w:history="1">
            <w:r w:rsidRPr="007102B3">
              <w:rPr>
                <w:rStyle w:val="Hyperlink"/>
                <w:noProof/>
              </w:rPr>
              <w:t>Abstract</w:t>
            </w:r>
            <w:r>
              <w:rPr>
                <w:noProof/>
                <w:webHidden/>
              </w:rPr>
              <w:tab/>
            </w:r>
            <w:r>
              <w:rPr>
                <w:noProof/>
                <w:webHidden/>
              </w:rPr>
              <w:fldChar w:fldCharType="begin"/>
            </w:r>
            <w:r>
              <w:rPr>
                <w:noProof/>
                <w:webHidden/>
              </w:rPr>
              <w:instrText xml:space="preserve"> PAGEREF _Toc198864176 \h </w:instrText>
            </w:r>
            <w:r>
              <w:rPr>
                <w:noProof/>
                <w:webHidden/>
              </w:rPr>
            </w:r>
            <w:r>
              <w:rPr>
                <w:noProof/>
                <w:webHidden/>
              </w:rPr>
              <w:fldChar w:fldCharType="separate"/>
            </w:r>
            <w:r w:rsidR="00F91899">
              <w:rPr>
                <w:noProof/>
                <w:webHidden/>
              </w:rPr>
              <w:t>2</w:t>
            </w:r>
            <w:r>
              <w:rPr>
                <w:noProof/>
                <w:webHidden/>
              </w:rPr>
              <w:fldChar w:fldCharType="end"/>
            </w:r>
          </w:hyperlink>
        </w:p>
        <w:p w14:paraId="6FAF130E" w14:textId="1A38023A"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77" w:history="1">
            <w:r w:rsidRPr="007102B3">
              <w:rPr>
                <w:rStyle w:val="Hyperlink"/>
                <w:noProof/>
              </w:rPr>
              <w:t>List of Abbreviations</w:t>
            </w:r>
            <w:r>
              <w:rPr>
                <w:noProof/>
                <w:webHidden/>
              </w:rPr>
              <w:tab/>
            </w:r>
            <w:r>
              <w:rPr>
                <w:noProof/>
                <w:webHidden/>
              </w:rPr>
              <w:fldChar w:fldCharType="begin"/>
            </w:r>
            <w:r>
              <w:rPr>
                <w:noProof/>
                <w:webHidden/>
              </w:rPr>
              <w:instrText xml:space="preserve"> PAGEREF _Toc198864177 \h </w:instrText>
            </w:r>
            <w:r>
              <w:rPr>
                <w:noProof/>
                <w:webHidden/>
              </w:rPr>
            </w:r>
            <w:r>
              <w:rPr>
                <w:noProof/>
                <w:webHidden/>
              </w:rPr>
              <w:fldChar w:fldCharType="separate"/>
            </w:r>
            <w:r w:rsidR="00F91899">
              <w:rPr>
                <w:noProof/>
                <w:webHidden/>
              </w:rPr>
              <w:t>3</w:t>
            </w:r>
            <w:r>
              <w:rPr>
                <w:noProof/>
                <w:webHidden/>
              </w:rPr>
              <w:fldChar w:fldCharType="end"/>
            </w:r>
          </w:hyperlink>
        </w:p>
        <w:p w14:paraId="2A7AEFBB" w14:textId="0D74A40D"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78" w:history="1">
            <w:r w:rsidRPr="007102B3">
              <w:rPr>
                <w:rStyle w:val="Hyperlink"/>
                <w:noProof/>
              </w:rPr>
              <w:t>Introduction</w:t>
            </w:r>
            <w:r>
              <w:rPr>
                <w:noProof/>
                <w:webHidden/>
              </w:rPr>
              <w:tab/>
            </w:r>
            <w:r>
              <w:rPr>
                <w:noProof/>
                <w:webHidden/>
              </w:rPr>
              <w:fldChar w:fldCharType="begin"/>
            </w:r>
            <w:r>
              <w:rPr>
                <w:noProof/>
                <w:webHidden/>
              </w:rPr>
              <w:instrText xml:space="preserve"> PAGEREF _Toc198864178 \h </w:instrText>
            </w:r>
            <w:r>
              <w:rPr>
                <w:noProof/>
                <w:webHidden/>
              </w:rPr>
            </w:r>
            <w:r>
              <w:rPr>
                <w:noProof/>
                <w:webHidden/>
              </w:rPr>
              <w:fldChar w:fldCharType="separate"/>
            </w:r>
            <w:r w:rsidR="00F91899">
              <w:rPr>
                <w:noProof/>
                <w:webHidden/>
              </w:rPr>
              <w:t>5</w:t>
            </w:r>
            <w:r>
              <w:rPr>
                <w:noProof/>
                <w:webHidden/>
              </w:rPr>
              <w:fldChar w:fldCharType="end"/>
            </w:r>
          </w:hyperlink>
        </w:p>
        <w:p w14:paraId="494BA523" w14:textId="25744B0C"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79" w:history="1">
            <w:r w:rsidRPr="007102B3">
              <w:rPr>
                <w:rStyle w:val="Hyperlink"/>
                <w:noProof/>
              </w:rPr>
              <w:t>Theoretical Framework</w:t>
            </w:r>
            <w:r>
              <w:rPr>
                <w:noProof/>
                <w:webHidden/>
              </w:rPr>
              <w:tab/>
            </w:r>
            <w:r>
              <w:rPr>
                <w:noProof/>
                <w:webHidden/>
              </w:rPr>
              <w:fldChar w:fldCharType="begin"/>
            </w:r>
            <w:r>
              <w:rPr>
                <w:noProof/>
                <w:webHidden/>
              </w:rPr>
              <w:instrText xml:space="preserve"> PAGEREF _Toc198864179 \h </w:instrText>
            </w:r>
            <w:r>
              <w:rPr>
                <w:noProof/>
                <w:webHidden/>
              </w:rPr>
            </w:r>
            <w:r>
              <w:rPr>
                <w:noProof/>
                <w:webHidden/>
              </w:rPr>
              <w:fldChar w:fldCharType="separate"/>
            </w:r>
            <w:r w:rsidR="00F91899">
              <w:rPr>
                <w:noProof/>
                <w:webHidden/>
              </w:rPr>
              <w:t>8</w:t>
            </w:r>
            <w:r>
              <w:rPr>
                <w:noProof/>
                <w:webHidden/>
              </w:rPr>
              <w:fldChar w:fldCharType="end"/>
            </w:r>
          </w:hyperlink>
        </w:p>
        <w:p w14:paraId="760AFF23" w14:textId="50FE5222"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0" w:history="1">
            <w:r w:rsidRPr="007102B3">
              <w:rPr>
                <w:rStyle w:val="Hyperlink"/>
                <w:noProof/>
              </w:rPr>
              <w:t>Step Selection Functions (SSF)</w:t>
            </w:r>
            <w:r>
              <w:rPr>
                <w:noProof/>
                <w:webHidden/>
              </w:rPr>
              <w:tab/>
            </w:r>
            <w:r>
              <w:rPr>
                <w:noProof/>
                <w:webHidden/>
              </w:rPr>
              <w:fldChar w:fldCharType="begin"/>
            </w:r>
            <w:r>
              <w:rPr>
                <w:noProof/>
                <w:webHidden/>
              </w:rPr>
              <w:instrText xml:space="preserve"> PAGEREF _Toc198864180 \h </w:instrText>
            </w:r>
            <w:r>
              <w:rPr>
                <w:noProof/>
                <w:webHidden/>
              </w:rPr>
            </w:r>
            <w:r>
              <w:rPr>
                <w:noProof/>
                <w:webHidden/>
              </w:rPr>
              <w:fldChar w:fldCharType="separate"/>
            </w:r>
            <w:r w:rsidR="00F91899">
              <w:rPr>
                <w:noProof/>
                <w:webHidden/>
              </w:rPr>
              <w:t>8</w:t>
            </w:r>
            <w:r>
              <w:rPr>
                <w:noProof/>
                <w:webHidden/>
              </w:rPr>
              <w:fldChar w:fldCharType="end"/>
            </w:r>
          </w:hyperlink>
        </w:p>
        <w:p w14:paraId="1EEAD03D" w14:textId="267D8A48"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1" w:history="1">
            <w:r w:rsidRPr="007102B3">
              <w:rPr>
                <w:rStyle w:val="Hyperlink"/>
                <w:noProof/>
              </w:rPr>
              <w:t>Accounting for Circadian Rhythms using Harmonic Terms</w:t>
            </w:r>
            <w:r>
              <w:rPr>
                <w:noProof/>
                <w:webHidden/>
              </w:rPr>
              <w:tab/>
            </w:r>
            <w:r>
              <w:rPr>
                <w:noProof/>
                <w:webHidden/>
              </w:rPr>
              <w:fldChar w:fldCharType="begin"/>
            </w:r>
            <w:r>
              <w:rPr>
                <w:noProof/>
                <w:webHidden/>
              </w:rPr>
              <w:instrText xml:space="preserve"> PAGEREF _Toc198864181 \h </w:instrText>
            </w:r>
            <w:r>
              <w:rPr>
                <w:noProof/>
                <w:webHidden/>
              </w:rPr>
            </w:r>
            <w:r>
              <w:rPr>
                <w:noProof/>
                <w:webHidden/>
              </w:rPr>
              <w:fldChar w:fldCharType="separate"/>
            </w:r>
            <w:r w:rsidR="00F91899">
              <w:rPr>
                <w:noProof/>
                <w:webHidden/>
              </w:rPr>
              <w:t>9</w:t>
            </w:r>
            <w:r>
              <w:rPr>
                <w:noProof/>
                <w:webHidden/>
              </w:rPr>
              <w:fldChar w:fldCharType="end"/>
            </w:r>
          </w:hyperlink>
        </w:p>
        <w:p w14:paraId="314364A4" w14:textId="4D4FD448"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2" w:history="1">
            <w:r w:rsidRPr="007102B3">
              <w:rPr>
                <w:rStyle w:val="Hyperlink"/>
                <w:noProof/>
              </w:rPr>
              <w:t>Population inference using Step Selection Functions</w:t>
            </w:r>
            <w:r>
              <w:rPr>
                <w:noProof/>
                <w:webHidden/>
              </w:rPr>
              <w:tab/>
            </w:r>
            <w:r>
              <w:rPr>
                <w:noProof/>
                <w:webHidden/>
              </w:rPr>
              <w:fldChar w:fldCharType="begin"/>
            </w:r>
            <w:r>
              <w:rPr>
                <w:noProof/>
                <w:webHidden/>
              </w:rPr>
              <w:instrText xml:space="preserve"> PAGEREF _Toc198864182 \h </w:instrText>
            </w:r>
            <w:r>
              <w:rPr>
                <w:noProof/>
                <w:webHidden/>
              </w:rPr>
            </w:r>
            <w:r>
              <w:rPr>
                <w:noProof/>
                <w:webHidden/>
              </w:rPr>
              <w:fldChar w:fldCharType="separate"/>
            </w:r>
            <w:r w:rsidR="00F91899">
              <w:rPr>
                <w:noProof/>
                <w:webHidden/>
              </w:rPr>
              <w:t>10</w:t>
            </w:r>
            <w:r>
              <w:rPr>
                <w:noProof/>
                <w:webHidden/>
              </w:rPr>
              <w:fldChar w:fldCharType="end"/>
            </w:r>
          </w:hyperlink>
        </w:p>
        <w:p w14:paraId="0178AF10" w14:textId="4404751F"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3" w:history="1">
            <w:r w:rsidRPr="007102B3">
              <w:rPr>
                <w:rStyle w:val="Hyperlink"/>
                <w:noProof/>
              </w:rPr>
              <w:t>Interpolating temperature using Space-Time Regression Kriging</w:t>
            </w:r>
            <w:r>
              <w:rPr>
                <w:noProof/>
                <w:webHidden/>
              </w:rPr>
              <w:tab/>
            </w:r>
            <w:r>
              <w:rPr>
                <w:noProof/>
                <w:webHidden/>
              </w:rPr>
              <w:fldChar w:fldCharType="begin"/>
            </w:r>
            <w:r>
              <w:rPr>
                <w:noProof/>
                <w:webHidden/>
              </w:rPr>
              <w:instrText xml:space="preserve"> PAGEREF _Toc198864183 \h </w:instrText>
            </w:r>
            <w:r>
              <w:rPr>
                <w:noProof/>
                <w:webHidden/>
              </w:rPr>
            </w:r>
            <w:r>
              <w:rPr>
                <w:noProof/>
                <w:webHidden/>
              </w:rPr>
              <w:fldChar w:fldCharType="separate"/>
            </w:r>
            <w:r w:rsidR="00F91899">
              <w:rPr>
                <w:noProof/>
                <w:webHidden/>
              </w:rPr>
              <w:t>11</w:t>
            </w:r>
            <w:r>
              <w:rPr>
                <w:noProof/>
                <w:webHidden/>
              </w:rPr>
              <w:fldChar w:fldCharType="end"/>
            </w:r>
          </w:hyperlink>
        </w:p>
        <w:p w14:paraId="0DE0B73B" w14:textId="033B58BF"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84" w:history="1">
            <w:r w:rsidRPr="007102B3">
              <w:rPr>
                <w:rStyle w:val="Hyperlink"/>
                <w:noProof/>
              </w:rPr>
              <w:t>Material and Methods</w:t>
            </w:r>
            <w:r>
              <w:rPr>
                <w:noProof/>
                <w:webHidden/>
              </w:rPr>
              <w:tab/>
            </w:r>
            <w:r>
              <w:rPr>
                <w:noProof/>
                <w:webHidden/>
              </w:rPr>
              <w:fldChar w:fldCharType="begin"/>
            </w:r>
            <w:r>
              <w:rPr>
                <w:noProof/>
                <w:webHidden/>
              </w:rPr>
              <w:instrText xml:space="preserve"> PAGEREF _Toc198864184 \h </w:instrText>
            </w:r>
            <w:r>
              <w:rPr>
                <w:noProof/>
                <w:webHidden/>
              </w:rPr>
            </w:r>
            <w:r>
              <w:rPr>
                <w:noProof/>
                <w:webHidden/>
              </w:rPr>
              <w:fldChar w:fldCharType="separate"/>
            </w:r>
            <w:r w:rsidR="00F91899">
              <w:rPr>
                <w:noProof/>
                <w:webHidden/>
              </w:rPr>
              <w:t>14</w:t>
            </w:r>
            <w:r>
              <w:rPr>
                <w:noProof/>
                <w:webHidden/>
              </w:rPr>
              <w:fldChar w:fldCharType="end"/>
            </w:r>
          </w:hyperlink>
        </w:p>
        <w:p w14:paraId="00E211AE" w14:textId="1C741765"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5" w:history="1">
            <w:r w:rsidRPr="007102B3">
              <w:rPr>
                <w:rStyle w:val="Hyperlink"/>
                <w:noProof/>
              </w:rPr>
              <w:t>Moose Localizations and Strata</w:t>
            </w:r>
            <w:r>
              <w:rPr>
                <w:noProof/>
                <w:webHidden/>
              </w:rPr>
              <w:tab/>
            </w:r>
            <w:r>
              <w:rPr>
                <w:noProof/>
                <w:webHidden/>
              </w:rPr>
              <w:fldChar w:fldCharType="begin"/>
            </w:r>
            <w:r>
              <w:rPr>
                <w:noProof/>
                <w:webHidden/>
              </w:rPr>
              <w:instrText xml:space="preserve"> PAGEREF _Toc198864185 \h </w:instrText>
            </w:r>
            <w:r>
              <w:rPr>
                <w:noProof/>
                <w:webHidden/>
              </w:rPr>
            </w:r>
            <w:r>
              <w:rPr>
                <w:noProof/>
                <w:webHidden/>
              </w:rPr>
              <w:fldChar w:fldCharType="separate"/>
            </w:r>
            <w:r w:rsidR="00F91899">
              <w:rPr>
                <w:noProof/>
                <w:webHidden/>
              </w:rPr>
              <w:t>14</w:t>
            </w:r>
            <w:r>
              <w:rPr>
                <w:noProof/>
                <w:webHidden/>
              </w:rPr>
              <w:fldChar w:fldCharType="end"/>
            </w:r>
          </w:hyperlink>
        </w:p>
        <w:p w14:paraId="7BCCE483" w14:textId="4BA7A9B2"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6" w:history="1">
            <w:r w:rsidRPr="007102B3">
              <w:rPr>
                <w:rStyle w:val="Hyperlink"/>
                <w:noProof/>
              </w:rPr>
              <w:t>Sampling Geographical Covariates</w:t>
            </w:r>
            <w:r>
              <w:rPr>
                <w:noProof/>
                <w:webHidden/>
              </w:rPr>
              <w:tab/>
            </w:r>
            <w:r>
              <w:rPr>
                <w:noProof/>
                <w:webHidden/>
              </w:rPr>
              <w:fldChar w:fldCharType="begin"/>
            </w:r>
            <w:r>
              <w:rPr>
                <w:noProof/>
                <w:webHidden/>
              </w:rPr>
              <w:instrText xml:space="preserve"> PAGEREF _Toc198864186 \h </w:instrText>
            </w:r>
            <w:r>
              <w:rPr>
                <w:noProof/>
                <w:webHidden/>
              </w:rPr>
            </w:r>
            <w:r>
              <w:rPr>
                <w:noProof/>
                <w:webHidden/>
              </w:rPr>
              <w:fldChar w:fldCharType="separate"/>
            </w:r>
            <w:r w:rsidR="00F91899">
              <w:rPr>
                <w:noProof/>
                <w:webHidden/>
              </w:rPr>
              <w:t>16</w:t>
            </w:r>
            <w:r>
              <w:rPr>
                <w:noProof/>
                <w:webHidden/>
              </w:rPr>
              <w:fldChar w:fldCharType="end"/>
            </w:r>
          </w:hyperlink>
        </w:p>
        <w:p w14:paraId="7E6762CC" w14:textId="1EB6C3C9"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7" w:history="1">
            <w:r w:rsidRPr="007102B3">
              <w:rPr>
                <w:rStyle w:val="Hyperlink"/>
                <w:noProof/>
              </w:rPr>
              <w:t>Predicting Local Weather Through Space-Time Regression Kriging</w:t>
            </w:r>
            <w:r>
              <w:rPr>
                <w:noProof/>
                <w:webHidden/>
              </w:rPr>
              <w:tab/>
            </w:r>
            <w:r>
              <w:rPr>
                <w:noProof/>
                <w:webHidden/>
              </w:rPr>
              <w:fldChar w:fldCharType="begin"/>
            </w:r>
            <w:r>
              <w:rPr>
                <w:noProof/>
                <w:webHidden/>
              </w:rPr>
              <w:instrText xml:space="preserve"> PAGEREF _Toc198864187 \h </w:instrText>
            </w:r>
            <w:r>
              <w:rPr>
                <w:noProof/>
                <w:webHidden/>
              </w:rPr>
            </w:r>
            <w:r>
              <w:rPr>
                <w:noProof/>
                <w:webHidden/>
              </w:rPr>
              <w:fldChar w:fldCharType="separate"/>
            </w:r>
            <w:r w:rsidR="00F91899">
              <w:rPr>
                <w:noProof/>
                <w:webHidden/>
              </w:rPr>
              <w:t>19</w:t>
            </w:r>
            <w:r>
              <w:rPr>
                <w:noProof/>
                <w:webHidden/>
              </w:rPr>
              <w:fldChar w:fldCharType="end"/>
            </w:r>
          </w:hyperlink>
        </w:p>
        <w:p w14:paraId="5F461AA1" w14:textId="5D0B41E9" w:rsidR="00A508D9" w:rsidRDefault="00A508D9">
          <w:pPr>
            <w:pStyle w:val="TOC2"/>
            <w:tabs>
              <w:tab w:val="right" w:leader="underscore" w:pos="7929"/>
            </w:tabs>
            <w:rPr>
              <w:rFonts w:eastAsiaTheme="minorEastAsia" w:cstheme="minorBidi"/>
              <w:b w:val="0"/>
              <w:bCs w:val="0"/>
              <w:noProof/>
              <w:snapToGrid/>
              <w:color w:val="auto"/>
              <w:kern w:val="2"/>
              <w:sz w:val="24"/>
              <w:szCs w:val="24"/>
              <w:lang w:val="en-NL" w:eastAsia="en-GB"/>
              <w14:ligatures w14:val="standardContextual"/>
            </w:rPr>
          </w:pPr>
          <w:hyperlink w:anchor="_Toc198864188" w:history="1">
            <w:r w:rsidRPr="007102B3">
              <w:rPr>
                <w:rStyle w:val="Hyperlink"/>
                <w:noProof/>
              </w:rPr>
              <w:t>Step Selection Functions</w:t>
            </w:r>
            <w:r>
              <w:rPr>
                <w:noProof/>
                <w:webHidden/>
              </w:rPr>
              <w:tab/>
            </w:r>
            <w:r>
              <w:rPr>
                <w:noProof/>
                <w:webHidden/>
              </w:rPr>
              <w:fldChar w:fldCharType="begin"/>
            </w:r>
            <w:r>
              <w:rPr>
                <w:noProof/>
                <w:webHidden/>
              </w:rPr>
              <w:instrText xml:space="preserve"> PAGEREF _Toc198864188 \h </w:instrText>
            </w:r>
            <w:r>
              <w:rPr>
                <w:noProof/>
                <w:webHidden/>
              </w:rPr>
            </w:r>
            <w:r>
              <w:rPr>
                <w:noProof/>
                <w:webHidden/>
              </w:rPr>
              <w:fldChar w:fldCharType="separate"/>
            </w:r>
            <w:r w:rsidR="00F91899">
              <w:rPr>
                <w:noProof/>
                <w:webHidden/>
              </w:rPr>
              <w:t>20</w:t>
            </w:r>
            <w:r>
              <w:rPr>
                <w:noProof/>
                <w:webHidden/>
              </w:rPr>
              <w:fldChar w:fldCharType="end"/>
            </w:r>
          </w:hyperlink>
        </w:p>
        <w:p w14:paraId="1F786955" w14:textId="71A63E36"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89" w:history="1">
            <w:r w:rsidRPr="007102B3">
              <w:rPr>
                <w:rStyle w:val="Hyperlink"/>
                <w:noProof/>
              </w:rPr>
              <w:t>Results</w:t>
            </w:r>
            <w:r>
              <w:rPr>
                <w:noProof/>
                <w:webHidden/>
              </w:rPr>
              <w:tab/>
            </w:r>
            <w:r>
              <w:rPr>
                <w:noProof/>
                <w:webHidden/>
              </w:rPr>
              <w:fldChar w:fldCharType="begin"/>
            </w:r>
            <w:r>
              <w:rPr>
                <w:noProof/>
                <w:webHidden/>
              </w:rPr>
              <w:instrText xml:space="preserve"> PAGEREF _Toc198864189 \h </w:instrText>
            </w:r>
            <w:r>
              <w:rPr>
                <w:noProof/>
                <w:webHidden/>
              </w:rPr>
            </w:r>
            <w:r>
              <w:rPr>
                <w:noProof/>
                <w:webHidden/>
              </w:rPr>
              <w:fldChar w:fldCharType="separate"/>
            </w:r>
            <w:r w:rsidR="00F91899">
              <w:rPr>
                <w:noProof/>
                <w:webHidden/>
              </w:rPr>
              <w:t>23</w:t>
            </w:r>
            <w:r>
              <w:rPr>
                <w:noProof/>
                <w:webHidden/>
              </w:rPr>
              <w:fldChar w:fldCharType="end"/>
            </w:r>
          </w:hyperlink>
        </w:p>
        <w:p w14:paraId="696DA95C" w14:textId="4B9ADDE6" w:rsidR="00A508D9" w:rsidRDefault="00A508D9">
          <w:pPr>
            <w:pStyle w:val="TOC3"/>
            <w:tabs>
              <w:tab w:val="left" w:pos="960"/>
              <w:tab w:val="right" w:leader="underscore" w:pos="7929"/>
            </w:tabs>
            <w:rPr>
              <w:rFonts w:eastAsiaTheme="minorEastAsia" w:cstheme="minorBidi"/>
              <w:noProof/>
              <w:snapToGrid/>
              <w:color w:val="auto"/>
              <w:kern w:val="2"/>
              <w:sz w:val="24"/>
              <w:szCs w:val="24"/>
              <w:lang w:val="en-NL" w:eastAsia="en-GB"/>
              <w14:ligatures w14:val="standardContextual"/>
            </w:rPr>
          </w:pPr>
          <w:hyperlink w:anchor="_Toc198864190" w:history="1">
            <w:r w:rsidRPr="007102B3">
              <w:rPr>
                <w:rStyle w:val="Hyperlink"/>
                <w:noProof/>
              </w:rPr>
              <w:t>1.</w:t>
            </w:r>
            <w:r>
              <w:rPr>
                <w:rFonts w:eastAsiaTheme="minorEastAsia" w:cstheme="minorBidi"/>
                <w:noProof/>
                <w:snapToGrid/>
                <w:color w:val="auto"/>
                <w:kern w:val="2"/>
                <w:sz w:val="24"/>
                <w:szCs w:val="24"/>
                <w:lang w:val="en-NL" w:eastAsia="en-GB"/>
                <w14:ligatures w14:val="standardContextual"/>
              </w:rPr>
              <w:tab/>
            </w:r>
            <w:r w:rsidRPr="007102B3">
              <w:rPr>
                <w:rStyle w:val="Hyperlink"/>
                <w:noProof/>
              </w:rPr>
              <w:t>Heatwave events</w:t>
            </w:r>
            <w:r>
              <w:rPr>
                <w:noProof/>
                <w:webHidden/>
              </w:rPr>
              <w:tab/>
            </w:r>
            <w:r>
              <w:rPr>
                <w:noProof/>
                <w:webHidden/>
              </w:rPr>
              <w:fldChar w:fldCharType="begin"/>
            </w:r>
            <w:r>
              <w:rPr>
                <w:noProof/>
                <w:webHidden/>
              </w:rPr>
              <w:instrText xml:space="preserve"> PAGEREF _Toc198864190 \h </w:instrText>
            </w:r>
            <w:r>
              <w:rPr>
                <w:noProof/>
                <w:webHidden/>
              </w:rPr>
            </w:r>
            <w:r>
              <w:rPr>
                <w:noProof/>
                <w:webHidden/>
              </w:rPr>
              <w:fldChar w:fldCharType="separate"/>
            </w:r>
            <w:r w:rsidR="00F91899">
              <w:rPr>
                <w:noProof/>
                <w:webHidden/>
              </w:rPr>
              <w:t>23</w:t>
            </w:r>
            <w:r>
              <w:rPr>
                <w:noProof/>
                <w:webHidden/>
              </w:rPr>
              <w:fldChar w:fldCharType="end"/>
            </w:r>
          </w:hyperlink>
        </w:p>
        <w:p w14:paraId="2F071334" w14:textId="172F7990" w:rsidR="00A508D9" w:rsidRDefault="00A508D9">
          <w:pPr>
            <w:pStyle w:val="TOC3"/>
            <w:tabs>
              <w:tab w:val="left" w:pos="960"/>
              <w:tab w:val="right" w:leader="underscore" w:pos="7929"/>
            </w:tabs>
            <w:rPr>
              <w:rFonts w:eastAsiaTheme="minorEastAsia" w:cstheme="minorBidi"/>
              <w:noProof/>
              <w:snapToGrid/>
              <w:color w:val="auto"/>
              <w:kern w:val="2"/>
              <w:sz w:val="24"/>
              <w:szCs w:val="24"/>
              <w:lang w:val="en-NL" w:eastAsia="en-GB"/>
              <w14:ligatures w14:val="standardContextual"/>
            </w:rPr>
          </w:pPr>
          <w:hyperlink w:anchor="_Toc198864191" w:history="1">
            <w:r w:rsidRPr="007102B3">
              <w:rPr>
                <w:rStyle w:val="Hyperlink"/>
                <w:noProof/>
              </w:rPr>
              <w:t>2.</w:t>
            </w:r>
            <w:r>
              <w:rPr>
                <w:rFonts w:eastAsiaTheme="minorEastAsia" w:cstheme="minorBidi"/>
                <w:noProof/>
                <w:snapToGrid/>
                <w:color w:val="auto"/>
                <w:kern w:val="2"/>
                <w:sz w:val="24"/>
                <w:szCs w:val="24"/>
                <w:lang w:val="en-NL" w:eastAsia="en-GB"/>
                <w14:ligatures w14:val="standardContextual"/>
              </w:rPr>
              <w:tab/>
            </w:r>
            <w:r w:rsidRPr="007102B3">
              <w:rPr>
                <w:rStyle w:val="Hyperlink"/>
                <w:noProof/>
              </w:rPr>
              <w:t>Movement during heatwave events</w:t>
            </w:r>
            <w:r>
              <w:rPr>
                <w:noProof/>
                <w:webHidden/>
              </w:rPr>
              <w:tab/>
            </w:r>
            <w:r>
              <w:rPr>
                <w:noProof/>
                <w:webHidden/>
              </w:rPr>
              <w:fldChar w:fldCharType="begin"/>
            </w:r>
            <w:r>
              <w:rPr>
                <w:noProof/>
                <w:webHidden/>
              </w:rPr>
              <w:instrText xml:space="preserve"> PAGEREF _Toc198864191 \h </w:instrText>
            </w:r>
            <w:r>
              <w:rPr>
                <w:noProof/>
                <w:webHidden/>
              </w:rPr>
            </w:r>
            <w:r>
              <w:rPr>
                <w:noProof/>
                <w:webHidden/>
              </w:rPr>
              <w:fldChar w:fldCharType="separate"/>
            </w:r>
            <w:r w:rsidR="00F91899">
              <w:rPr>
                <w:noProof/>
                <w:webHidden/>
              </w:rPr>
              <w:t>25</w:t>
            </w:r>
            <w:r>
              <w:rPr>
                <w:noProof/>
                <w:webHidden/>
              </w:rPr>
              <w:fldChar w:fldCharType="end"/>
            </w:r>
          </w:hyperlink>
        </w:p>
        <w:p w14:paraId="3D787121" w14:textId="16CC2BA6" w:rsidR="00A508D9" w:rsidRDefault="00A508D9">
          <w:pPr>
            <w:pStyle w:val="TOC3"/>
            <w:tabs>
              <w:tab w:val="left" w:pos="960"/>
              <w:tab w:val="right" w:leader="underscore" w:pos="7929"/>
            </w:tabs>
            <w:rPr>
              <w:rFonts w:eastAsiaTheme="minorEastAsia" w:cstheme="minorBidi"/>
              <w:noProof/>
              <w:snapToGrid/>
              <w:color w:val="auto"/>
              <w:kern w:val="2"/>
              <w:sz w:val="24"/>
              <w:szCs w:val="24"/>
              <w:lang w:val="en-NL" w:eastAsia="en-GB"/>
              <w14:ligatures w14:val="standardContextual"/>
            </w:rPr>
          </w:pPr>
          <w:hyperlink w:anchor="_Toc198864192" w:history="1">
            <w:r w:rsidRPr="007102B3">
              <w:rPr>
                <w:rStyle w:val="Hyperlink"/>
                <w:noProof/>
              </w:rPr>
              <w:t>3.</w:t>
            </w:r>
            <w:r>
              <w:rPr>
                <w:rFonts w:eastAsiaTheme="minorEastAsia" w:cstheme="minorBidi"/>
                <w:noProof/>
                <w:snapToGrid/>
                <w:color w:val="auto"/>
                <w:kern w:val="2"/>
                <w:sz w:val="24"/>
                <w:szCs w:val="24"/>
                <w:lang w:val="en-NL" w:eastAsia="en-GB"/>
                <w14:ligatures w14:val="standardContextual"/>
              </w:rPr>
              <w:tab/>
            </w:r>
            <w:r w:rsidRPr="007102B3">
              <w:rPr>
                <w:rStyle w:val="Hyperlink"/>
                <w:noProof/>
              </w:rPr>
              <w:t>Land cover preference during heatwave events</w:t>
            </w:r>
            <w:r>
              <w:rPr>
                <w:noProof/>
                <w:webHidden/>
              </w:rPr>
              <w:tab/>
            </w:r>
            <w:r>
              <w:rPr>
                <w:noProof/>
                <w:webHidden/>
              </w:rPr>
              <w:fldChar w:fldCharType="begin"/>
            </w:r>
            <w:r>
              <w:rPr>
                <w:noProof/>
                <w:webHidden/>
              </w:rPr>
              <w:instrText xml:space="preserve"> PAGEREF _Toc198864192 \h </w:instrText>
            </w:r>
            <w:r>
              <w:rPr>
                <w:noProof/>
                <w:webHidden/>
              </w:rPr>
            </w:r>
            <w:r>
              <w:rPr>
                <w:noProof/>
                <w:webHidden/>
              </w:rPr>
              <w:fldChar w:fldCharType="separate"/>
            </w:r>
            <w:r w:rsidR="00F91899">
              <w:rPr>
                <w:noProof/>
                <w:webHidden/>
              </w:rPr>
              <w:t>27</w:t>
            </w:r>
            <w:r>
              <w:rPr>
                <w:noProof/>
                <w:webHidden/>
              </w:rPr>
              <w:fldChar w:fldCharType="end"/>
            </w:r>
          </w:hyperlink>
        </w:p>
        <w:p w14:paraId="5098E484" w14:textId="45D1F03F" w:rsidR="00A508D9" w:rsidRDefault="00A508D9">
          <w:pPr>
            <w:pStyle w:val="TOC3"/>
            <w:tabs>
              <w:tab w:val="left" w:pos="960"/>
              <w:tab w:val="right" w:leader="underscore" w:pos="7929"/>
            </w:tabs>
            <w:rPr>
              <w:rFonts w:eastAsiaTheme="minorEastAsia" w:cstheme="minorBidi"/>
              <w:noProof/>
              <w:snapToGrid/>
              <w:color w:val="auto"/>
              <w:kern w:val="2"/>
              <w:sz w:val="24"/>
              <w:szCs w:val="24"/>
              <w:lang w:val="en-NL" w:eastAsia="en-GB"/>
              <w14:ligatures w14:val="standardContextual"/>
            </w:rPr>
          </w:pPr>
          <w:hyperlink w:anchor="_Toc198864193" w:history="1">
            <w:r w:rsidRPr="007102B3">
              <w:rPr>
                <w:rStyle w:val="Hyperlink"/>
                <w:noProof/>
              </w:rPr>
              <w:t>4.</w:t>
            </w:r>
            <w:r>
              <w:rPr>
                <w:rFonts w:eastAsiaTheme="minorEastAsia" w:cstheme="minorBidi"/>
                <w:noProof/>
                <w:snapToGrid/>
                <w:color w:val="auto"/>
                <w:kern w:val="2"/>
                <w:sz w:val="24"/>
                <w:szCs w:val="24"/>
                <w:lang w:val="en-NL" w:eastAsia="en-GB"/>
                <w14:ligatures w14:val="standardContextual"/>
              </w:rPr>
              <w:tab/>
            </w:r>
            <w:r w:rsidRPr="007102B3">
              <w:rPr>
                <w:rStyle w:val="Hyperlink"/>
                <w:noProof/>
              </w:rPr>
              <w:t>Elevation and distance to water preference during heatwave events</w:t>
            </w:r>
            <w:r>
              <w:rPr>
                <w:noProof/>
                <w:webHidden/>
              </w:rPr>
              <w:tab/>
            </w:r>
            <w:r>
              <w:rPr>
                <w:noProof/>
                <w:webHidden/>
              </w:rPr>
              <w:fldChar w:fldCharType="begin"/>
            </w:r>
            <w:r>
              <w:rPr>
                <w:noProof/>
                <w:webHidden/>
              </w:rPr>
              <w:instrText xml:space="preserve"> PAGEREF _Toc198864193 \h </w:instrText>
            </w:r>
            <w:r>
              <w:rPr>
                <w:noProof/>
                <w:webHidden/>
              </w:rPr>
            </w:r>
            <w:r>
              <w:rPr>
                <w:noProof/>
                <w:webHidden/>
              </w:rPr>
              <w:fldChar w:fldCharType="separate"/>
            </w:r>
            <w:r w:rsidR="00F91899">
              <w:rPr>
                <w:noProof/>
                <w:webHidden/>
              </w:rPr>
              <w:t>30</w:t>
            </w:r>
            <w:r>
              <w:rPr>
                <w:noProof/>
                <w:webHidden/>
              </w:rPr>
              <w:fldChar w:fldCharType="end"/>
            </w:r>
          </w:hyperlink>
        </w:p>
        <w:p w14:paraId="14837A84" w14:textId="215CE215"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94" w:history="1">
            <w:r w:rsidRPr="007102B3">
              <w:rPr>
                <w:rStyle w:val="Hyperlink"/>
                <w:noProof/>
              </w:rPr>
              <w:t>Discussion &amp; Conclusion</w:t>
            </w:r>
            <w:r>
              <w:rPr>
                <w:noProof/>
                <w:webHidden/>
              </w:rPr>
              <w:tab/>
            </w:r>
            <w:r>
              <w:rPr>
                <w:noProof/>
                <w:webHidden/>
              </w:rPr>
              <w:fldChar w:fldCharType="begin"/>
            </w:r>
            <w:r>
              <w:rPr>
                <w:noProof/>
                <w:webHidden/>
              </w:rPr>
              <w:instrText xml:space="preserve"> PAGEREF _Toc198864194 \h </w:instrText>
            </w:r>
            <w:r>
              <w:rPr>
                <w:noProof/>
                <w:webHidden/>
              </w:rPr>
            </w:r>
            <w:r>
              <w:rPr>
                <w:noProof/>
                <w:webHidden/>
              </w:rPr>
              <w:fldChar w:fldCharType="separate"/>
            </w:r>
            <w:r w:rsidR="00F91899">
              <w:rPr>
                <w:noProof/>
                <w:webHidden/>
              </w:rPr>
              <w:t>33</w:t>
            </w:r>
            <w:r>
              <w:rPr>
                <w:noProof/>
                <w:webHidden/>
              </w:rPr>
              <w:fldChar w:fldCharType="end"/>
            </w:r>
          </w:hyperlink>
        </w:p>
        <w:p w14:paraId="12FFD646" w14:textId="2CEFC30F"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95" w:history="1">
            <w:r w:rsidRPr="007102B3">
              <w:rPr>
                <w:rStyle w:val="Hyperlink"/>
                <w:noProof/>
              </w:rPr>
              <w:t>Recommendations</w:t>
            </w:r>
            <w:r>
              <w:rPr>
                <w:noProof/>
                <w:webHidden/>
              </w:rPr>
              <w:tab/>
            </w:r>
            <w:r>
              <w:rPr>
                <w:noProof/>
                <w:webHidden/>
              </w:rPr>
              <w:fldChar w:fldCharType="begin"/>
            </w:r>
            <w:r>
              <w:rPr>
                <w:noProof/>
                <w:webHidden/>
              </w:rPr>
              <w:instrText xml:space="preserve"> PAGEREF _Toc198864195 \h </w:instrText>
            </w:r>
            <w:r>
              <w:rPr>
                <w:noProof/>
                <w:webHidden/>
              </w:rPr>
            </w:r>
            <w:r>
              <w:rPr>
                <w:noProof/>
                <w:webHidden/>
              </w:rPr>
              <w:fldChar w:fldCharType="separate"/>
            </w:r>
            <w:r w:rsidR="00F91899">
              <w:rPr>
                <w:noProof/>
                <w:webHidden/>
              </w:rPr>
              <w:t>36</w:t>
            </w:r>
            <w:r>
              <w:rPr>
                <w:noProof/>
                <w:webHidden/>
              </w:rPr>
              <w:fldChar w:fldCharType="end"/>
            </w:r>
          </w:hyperlink>
        </w:p>
        <w:p w14:paraId="7BCBF75E" w14:textId="7464855B"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96" w:history="1">
            <w:r w:rsidRPr="007102B3">
              <w:rPr>
                <w:rStyle w:val="Hyperlink"/>
                <w:noProof/>
              </w:rPr>
              <w:t>References</w:t>
            </w:r>
            <w:r>
              <w:rPr>
                <w:noProof/>
                <w:webHidden/>
              </w:rPr>
              <w:tab/>
            </w:r>
            <w:r>
              <w:rPr>
                <w:noProof/>
                <w:webHidden/>
              </w:rPr>
              <w:fldChar w:fldCharType="begin"/>
            </w:r>
            <w:r>
              <w:rPr>
                <w:noProof/>
                <w:webHidden/>
              </w:rPr>
              <w:instrText xml:space="preserve"> PAGEREF _Toc198864196 \h </w:instrText>
            </w:r>
            <w:r>
              <w:rPr>
                <w:noProof/>
                <w:webHidden/>
              </w:rPr>
            </w:r>
            <w:r>
              <w:rPr>
                <w:noProof/>
                <w:webHidden/>
              </w:rPr>
              <w:fldChar w:fldCharType="separate"/>
            </w:r>
            <w:r w:rsidR="00F91899">
              <w:rPr>
                <w:noProof/>
                <w:webHidden/>
              </w:rPr>
              <w:t>37</w:t>
            </w:r>
            <w:r>
              <w:rPr>
                <w:noProof/>
                <w:webHidden/>
              </w:rPr>
              <w:fldChar w:fldCharType="end"/>
            </w:r>
          </w:hyperlink>
        </w:p>
        <w:p w14:paraId="5ADDDD57" w14:textId="39E8B8F9"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97" w:history="1">
            <w:r w:rsidRPr="007102B3">
              <w:rPr>
                <w:rStyle w:val="Hyperlink"/>
                <w:noProof/>
              </w:rPr>
              <w:t>Appendix 1 – Sampling Temperature with Space-Time Regression Kriging</w:t>
            </w:r>
            <w:r>
              <w:rPr>
                <w:noProof/>
                <w:webHidden/>
              </w:rPr>
              <w:tab/>
            </w:r>
            <w:r>
              <w:rPr>
                <w:noProof/>
                <w:webHidden/>
              </w:rPr>
              <w:fldChar w:fldCharType="begin"/>
            </w:r>
            <w:r>
              <w:rPr>
                <w:noProof/>
                <w:webHidden/>
              </w:rPr>
              <w:instrText xml:space="preserve"> PAGEREF _Toc198864197 \h </w:instrText>
            </w:r>
            <w:r>
              <w:rPr>
                <w:noProof/>
                <w:webHidden/>
              </w:rPr>
            </w:r>
            <w:r>
              <w:rPr>
                <w:noProof/>
                <w:webHidden/>
              </w:rPr>
              <w:fldChar w:fldCharType="separate"/>
            </w:r>
            <w:r w:rsidR="00F91899">
              <w:rPr>
                <w:noProof/>
                <w:webHidden/>
              </w:rPr>
              <w:t>43</w:t>
            </w:r>
            <w:r>
              <w:rPr>
                <w:noProof/>
                <w:webHidden/>
              </w:rPr>
              <w:fldChar w:fldCharType="end"/>
            </w:r>
          </w:hyperlink>
        </w:p>
        <w:p w14:paraId="0C8126C1" w14:textId="7C82E1C5" w:rsidR="00A508D9" w:rsidRDefault="00A508D9">
          <w:pPr>
            <w:pStyle w:val="TOC1"/>
            <w:tabs>
              <w:tab w:val="right" w:leader="underscore" w:pos="7929"/>
            </w:tabs>
            <w:rPr>
              <w:rFonts w:eastAsiaTheme="minorEastAsia" w:cstheme="minorBidi"/>
              <w:b w:val="0"/>
              <w:bCs w:val="0"/>
              <w:i w:val="0"/>
              <w:iCs w:val="0"/>
              <w:noProof/>
              <w:snapToGrid/>
              <w:color w:val="auto"/>
              <w:kern w:val="2"/>
              <w:lang w:val="en-NL" w:eastAsia="en-GB"/>
              <w14:ligatures w14:val="standardContextual"/>
            </w:rPr>
          </w:pPr>
          <w:hyperlink w:anchor="_Toc198864198" w:history="1">
            <w:r w:rsidRPr="007102B3">
              <w:rPr>
                <w:rStyle w:val="Hyperlink"/>
                <w:noProof/>
              </w:rPr>
              <w:t>Appendix 2 – Code Availability</w:t>
            </w:r>
            <w:r>
              <w:rPr>
                <w:noProof/>
                <w:webHidden/>
              </w:rPr>
              <w:tab/>
            </w:r>
            <w:r>
              <w:rPr>
                <w:noProof/>
                <w:webHidden/>
              </w:rPr>
              <w:fldChar w:fldCharType="begin"/>
            </w:r>
            <w:r>
              <w:rPr>
                <w:noProof/>
                <w:webHidden/>
              </w:rPr>
              <w:instrText xml:space="preserve"> PAGEREF _Toc198864198 \h </w:instrText>
            </w:r>
            <w:r>
              <w:rPr>
                <w:noProof/>
                <w:webHidden/>
              </w:rPr>
            </w:r>
            <w:r>
              <w:rPr>
                <w:noProof/>
                <w:webHidden/>
              </w:rPr>
              <w:fldChar w:fldCharType="separate"/>
            </w:r>
            <w:r w:rsidR="00F91899">
              <w:rPr>
                <w:noProof/>
                <w:webHidden/>
              </w:rPr>
              <w:t>48</w:t>
            </w:r>
            <w:r>
              <w:rPr>
                <w:noProof/>
                <w:webHidden/>
              </w:rPr>
              <w:fldChar w:fldCharType="end"/>
            </w:r>
          </w:hyperlink>
        </w:p>
        <w:p w14:paraId="749A04F3" w14:textId="51B86CEA" w:rsidR="00EC26A6" w:rsidRPr="00370243" w:rsidRDefault="00EC26A6" w:rsidP="00EC26A6">
          <w:pPr>
            <w:rPr>
              <w:b/>
              <w:bCs/>
              <w:lang w:val="en-US"/>
            </w:rPr>
          </w:pPr>
          <w:r w:rsidRPr="00370243">
            <w:rPr>
              <w:rFonts w:asciiTheme="majorHAnsi" w:hAnsiTheme="majorHAnsi" w:cstheme="minorHAnsi"/>
              <w:b/>
              <w:bCs/>
              <w:noProof/>
              <w:sz w:val="40"/>
              <w:lang w:val="en-US"/>
            </w:rPr>
            <w:fldChar w:fldCharType="end"/>
          </w:r>
        </w:p>
      </w:sdtContent>
    </w:sdt>
    <w:p w14:paraId="53BCE200" w14:textId="77777777" w:rsidR="00EC26A6" w:rsidRPr="00370243" w:rsidRDefault="00EC26A6" w:rsidP="00EC26A6">
      <w:pPr>
        <w:pStyle w:val="Textafterheading"/>
        <w:rPr>
          <w:lang w:val="en-US"/>
        </w:rPr>
      </w:pPr>
    </w:p>
    <w:p w14:paraId="10370048" w14:textId="77777777" w:rsidR="00EC26A6" w:rsidRPr="00370243" w:rsidRDefault="00EC26A6" w:rsidP="00EC26A6">
      <w:pPr>
        <w:rPr>
          <w:lang w:val="en-US"/>
        </w:rPr>
      </w:pPr>
    </w:p>
    <w:p w14:paraId="59B3C730" w14:textId="0818F9CD" w:rsidR="001C791E" w:rsidRPr="00370243" w:rsidRDefault="001C791E" w:rsidP="001C791E">
      <w:pPr>
        <w:spacing w:after="0"/>
        <w:rPr>
          <w:rFonts w:eastAsiaTheme="minorHAnsi" w:cstheme="minorHAnsi"/>
          <w:sz w:val="22"/>
          <w:szCs w:val="22"/>
          <w:lang w:val="en-US"/>
        </w:rPr>
      </w:pPr>
    </w:p>
    <w:p w14:paraId="5F8BBCDE" w14:textId="6D20983C" w:rsidR="00B46ED3" w:rsidRPr="00370243" w:rsidRDefault="001C791E" w:rsidP="001A1DE4">
      <w:pPr>
        <w:pStyle w:val="Heading1"/>
      </w:pPr>
      <w:bookmarkStart w:id="3" w:name="_Toc198785597"/>
      <w:bookmarkStart w:id="4" w:name="_Toc198864178"/>
      <w:r w:rsidRPr="00370243">
        <w:lastRenderedPageBreak/>
        <w:t>Introduction</w:t>
      </w:r>
      <w:bookmarkEnd w:id="3"/>
      <w:bookmarkEnd w:id="4"/>
    </w:p>
    <w:p w14:paraId="48ADB0A5" w14:textId="6F94C26C" w:rsidR="007B4B47" w:rsidRPr="007B4B47" w:rsidRDefault="007B4B47" w:rsidP="007B4B47">
      <w:pPr>
        <w:rPr>
          <w:rFonts w:cstheme="minorHAnsi"/>
          <w:sz w:val="22"/>
          <w:szCs w:val="22"/>
          <w:lang w:val="en-US"/>
        </w:rPr>
      </w:pPr>
      <w:bookmarkStart w:id="5" w:name="_Hlk198847061"/>
      <w:r w:rsidRPr="007B4B47">
        <w:rPr>
          <w:rFonts w:cstheme="minorHAnsi"/>
          <w:sz w:val="22"/>
          <w:szCs w:val="22"/>
          <w:lang w:val="en-US"/>
        </w:rPr>
        <w:t>Climate change is increasing the frequency and intensity of heatwaves, even in traditionally cooler northern regions. Such extreme heat events pose a significant challenge for moose (</w:t>
      </w:r>
      <w:r w:rsidRPr="007B4B47">
        <w:rPr>
          <w:rFonts w:cstheme="minorHAnsi"/>
          <w:i/>
          <w:iCs/>
          <w:sz w:val="22"/>
          <w:szCs w:val="22"/>
          <w:lang w:val="en-US"/>
        </w:rPr>
        <w:t>Alces alces</w:t>
      </w:r>
      <w:r w:rsidRPr="007B4B47">
        <w:rPr>
          <w:rFonts w:cstheme="minorHAnsi"/>
          <w:sz w:val="22"/>
          <w:szCs w:val="22"/>
          <w:lang w:val="en-US"/>
        </w:rPr>
        <w:t xml:space="preserve">), a species adapted to cold climates but ill-equipped to dissipate excess heat </w:t>
      </w:r>
      <w:r w:rsidRPr="00370243">
        <w:rPr>
          <w:rFonts w:cstheme="minorHAnsi"/>
          <w:sz w:val="22"/>
          <w:szCs w:val="22"/>
          <w:lang w:val="en-US"/>
        </w:rPr>
        <w:fldChar w:fldCharType="begin"/>
      </w:r>
      <w:r w:rsidRPr="00370243">
        <w:rPr>
          <w:rFonts w:cstheme="minorHAnsi"/>
          <w:sz w:val="22"/>
          <w:szCs w:val="22"/>
          <w:lang w:val="en-US"/>
        </w:rPr>
        <w:instrText xml:space="preserve"> ADDIN ZOTERO_ITEM CSL_CITATION {"citationID":"Va1KvzZ8","properties":{"formattedCitation":"(Renecker &amp; Hudson, 1989)","plainCitation":"(Renecker &amp; Hudson, 1989)","noteIndex":0},"citationItems":[{"id":1349,"uris":["http://zotero.org/users/7559248/items/LH5AQLS2"],"itemData":{"id":1349,"type":"article-journal","abstract":"We determined diel activity budgets of 2 moose (Alces alces) in a 65-ha enclosure through an annual cycle. Feeding times averaged 10 hours/day throughout the year. Rumination time ranged from 12.6 hours in midwinter to 2.8 hours in May and was positively correlated with cell wall intake. There were 5 feeding bouts/day. The duration of feeding bouts decreased and rumination bouts increased with dietary fiber.","container-title":"The Journal of Wildlife Management","DOI":"10.2307/3801126","ISSN":"0022-541X","issue":"2","note":"publisher: [Wiley, Wildlife Society]","page":"296-302","source":"JSTOR","title":"Seasonal Activity Budgets of Moose in Aspen-Dominated Boreal Forests","volume":"53","author":[{"family":"Renecker","given":"Lyle A."},{"family":"Hudson","given":"Robert J."}],"issued":{"date-parts":[["1989"]]}}}],"schema":"https://github.com/citation-style-language/schema/raw/master/csl-citation.json"} </w:instrText>
      </w:r>
      <w:r w:rsidRPr="00370243">
        <w:rPr>
          <w:rFonts w:cstheme="minorHAnsi"/>
          <w:sz w:val="22"/>
          <w:szCs w:val="22"/>
          <w:lang w:val="en-US"/>
        </w:rPr>
        <w:fldChar w:fldCharType="separate"/>
      </w:r>
      <w:r w:rsidRPr="00370243">
        <w:rPr>
          <w:rFonts w:cstheme="minorHAnsi"/>
          <w:noProof/>
          <w:sz w:val="22"/>
          <w:szCs w:val="22"/>
          <w:lang w:val="en-US"/>
        </w:rPr>
        <w:t>(Renecker &amp; Hudson, 1989)</w:t>
      </w:r>
      <w:r w:rsidRPr="00370243">
        <w:rPr>
          <w:rFonts w:cstheme="minorHAnsi"/>
          <w:sz w:val="22"/>
          <w:szCs w:val="22"/>
          <w:lang w:val="en-US"/>
        </w:rPr>
        <w:fldChar w:fldCharType="end"/>
      </w:r>
      <w:r w:rsidRPr="00370243">
        <w:rPr>
          <w:rFonts w:cstheme="minorHAnsi"/>
          <w:sz w:val="22"/>
          <w:szCs w:val="22"/>
          <w:lang w:val="en-US"/>
        </w:rPr>
        <w:t xml:space="preserve">. </w:t>
      </w:r>
      <w:r w:rsidRPr="007B4B47">
        <w:rPr>
          <w:rFonts w:cstheme="minorHAnsi"/>
          <w:sz w:val="22"/>
          <w:szCs w:val="22"/>
          <w:lang w:val="en-US"/>
        </w:rPr>
        <w:t xml:space="preserve">Moose have a highly insulative coat, thick skin, and a low surface-area-to-volume ratio, all of which minimize heat loss and were advantageous in their evolutionary past. However, these same adaptations become liabilities in hot weather, making moose prone to heat stress at relatively low ambient temperatures. </w:t>
      </w:r>
      <w:r w:rsidRPr="00370243">
        <w:rPr>
          <w:rFonts w:cstheme="minorHAnsi"/>
          <w:sz w:val="22"/>
          <w:szCs w:val="22"/>
          <w:lang w:val="en-US"/>
        </w:rPr>
        <w:t xml:space="preserve">Historically research has </w:t>
      </w:r>
      <w:r w:rsidRPr="007B4B47">
        <w:rPr>
          <w:rFonts w:cstheme="minorHAnsi"/>
          <w:sz w:val="22"/>
          <w:szCs w:val="22"/>
          <w:lang w:val="en-US"/>
        </w:rPr>
        <w:t xml:space="preserve">noted that moose can begin experiencing signs of thermal stress when temperatures rise above approximately 14 °C </w:t>
      </w:r>
      <w:r w:rsidR="00255CDE" w:rsidRPr="00370243">
        <w:rPr>
          <w:rFonts w:cstheme="minorHAnsi"/>
          <w:sz w:val="22"/>
          <w:szCs w:val="22"/>
          <w:lang w:val="en-US"/>
        </w:rPr>
        <w:fldChar w:fldCharType="begin"/>
      </w:r>
      <w:r w:rsidR="00255CDE" w:rsidRPr="00370243">
        <w:rPr>
          <w:rFonts w:cstheme="minorHAnsi"/>
          <w:sz w:val="22"/>
          <w:szCs w:val="22"/>
          <w:lang w:val="en-US"/>
        </w:rPr>
        <w:instrText xml:space="preserve"> ADDIN ZOTERO_ITEM CSL_CITATION {"citationID":"JtAnViUi","properties":{"formattedCitation":"(Renecker &amp; Hudson, 1989)","plainCitation":"(Renecker &amp; Hudson, 1989)","noteIndex":0},"citationItems":[{"id":1349,"uris":["http://zotero.org/users/7559248/items/LH5AQLS2"],"itemData":{"id":1349,"type":"article-journal","abstract":"We determined diel activity budgets of 2 moose (Alces alces) in a 65-ha enclosure through an annual cycle. Feeding times averaged 10 hours/day throughout the year. Rumination time ranged from 12.6 hours in midwinter to 2.8 hours in May and was positively correlated with cell wall intake. There were 5 feeding bouts/day. The duration of feeding bouts decreased and rumination bouts increased with dietary fiber.","container-title":"The Journal of Wildlife Management","DOI":"10.2307/3801126","ISSN":"0022-541X","issue":"2","note":"publisher: [Wiley, Wildlife Society]","page":"296-302","source":"JSTOR","title":"Seasonal Activity Budgets of Moose in Aspen-Dominated Boreal Forests","volume":"53","author":[{"family":"Renecker","given":"Lyle A."},{"family":"Hudson","given":"Robert J."}],"issued":{"date-parts":[["1989"]]}}}],"schema":"https://github.com/citation-style-language/schema/raw/master/csl-citation.json"} </w:instrText>
      </w:r>
      <w:r w:rsidR="00255CDE" w:rsidRPr="00370243">
        <w:rPr>
          <w:rFonts w:cstheme="minorHAnsi"/>
          <w:sz w:val="22"/>
          <w:szCs w:val="22"/>
          <w:lang w:val="en-US"/>
        </w:rPr>
        <w:fldChar w:fldCharType="separate"/>
      </w:r>
      <w:r w:rsidR="00255CDE" w:rsidRPr="00370243">
        <w:rPr>
          <w:rFonts w:cstheme="minorHAnsi"/>
          <w:noProof/>
          <w:sz w:val="22"/>
          <w:szCs w:val="22"/>
          <w:lang w:val="en-US"/>
        </w:rPr>
        <w:t>(Renecker &amp; Hudson, 1989)</w:t>
      </w:r>
      <w:r w:rsidR="00255CDE" w:rsidRPr="00370243">
        <w:rPr>
          <w:rFonts w:cstheme="minorHAnsi"/>
          <w:sz w:val="22"/>
          <w:szCs w:val="22"/>
          <w:lang w:val="en-US"/>
        </w:rPr>
        <w:fldChar w:fldCharType="end"/>
      </w:r>
      <w:r w:rsidR="00255CDE" w:rsidRPr="00370243">
        <w:rPr>
          <w:rFonts w:cstheme="minorHAnsi"/>
          <w:sz w:val="22"/>
          <w:szCs w:val="22"/>
          <w:lang w:val="en-US"/>
        </w:rPr>
        <w:t xml:space="preserve">. </w:t>
      </w:r>
      <w:r w:rsidR="006D2570" w:rsidRPr="00370243">
        <w:rPr>
          <w:rFonts w:cstheme="minorHAnsi"/>
          <w:sz w:val="22"/>
          <w:szCs w:val="22"/>
          <w:lang w:val="en-US"/>
        </w:rPr>
        <w:t xml:space="preserve">However, recent physiological studies challenge this simplification. </w:t>
      </w:r>
      <w:r w:rsidR="006D2570" w:rsidRPr="00370243">
        <w:rPr>
          <w:rFonts w:cstheme="minorHAnsi"/>
          <w:sz w:val="22"/>
          <w:szCs w:val="22"/>
          <w:lang w:val="en-US"/>
        </w:rPr>
        <w:fldChar w:fldCharType="begin"/>
      </w:r>
      <w:r w:rsidR="00594BF1" w:rsidRPr="00370243">
        <w:rPr>
          <w:rFonts w:cstheme="minorHAnsi"/>
          <w:sz w:val="22"/>
          <w:szCs w:val="22"/>
          <w:lang w:val="en-US"/>
        </w:rPr>
        <w:instrText xml:space="preserve"> ADDIN ZOTERO_ITEM CSL_CITATION {"citationID":"8QWjhoPT","properties":{"formattedCitation":"(Thompson et al., 2020)","plainCitation":"(Thompson et al., 2020)","dontUpdate":true,"noteIndex":0},"citationItems":[{"id":1401,"uris":["http://zotero.org/users/7559248/items/M9RCL2UL"],"itemData":{"id":1401,"type":"article-journal","abstract":"We tested the concept that moose (Alces alces) begin to show signs of thermal stress at ambient air temperatures as low as 14 °C. We determined the response of Alaskan female moose to environmental conditions from May through September by measuring core body temperature, heart rate, respiration rate, rate of heat loss from exhaled air, skin temperature, and fecal and salivary glucocorticoids. Seasonal and daily patterns in moose body temperature did not passively follow the same patterns as environmental variables. We used large changes in body temperature (≥1.25 °C in 24hr) to indicate days of physiological tolerance to thermal stressors. Thermal tolerance correlated with high ambient air temperatures from the prior day and with seasonal peaks in solar radiation (June), ambient air temperature and vapor pressure (July). At midday (12:00hr), moose exhibited daily minima of body temperature, heart rate and skin temperature (difference between the ear artery and pinna) that coincided with daily maxima in respiration rate and the rate of heat lost through respiration. Salivary cortisol measured in moose during the morning was positively related to the change in air temperature during the hour prior to sample collection, while fecal glucocorticoid levels increased with increasing solar radiation during the prior day. Our results suggest that free-ranging moose do not have a static threshold of ambient air temperature at which they become heat stressed during the warm season. In early summer, body temperature of moose is influenced by the interaction of ambient temperature during the prior day with the seasonal peak of solar radiation. In late summer, moose body temperature is influenced by the interaction between ambient temperature and vapor pressure. Thermal tolerance of moose depends on the intensity and duration of daily weather parameters and the ability of the animal to use physiological and behavioral responses to dissipate heat loads.","container-title":"Journal of Thermal Biology","DOI":"10.1016/j.jtherbio.2020.102581","ISSN":"0306-4565","journalAbbreviation":"Journal of Thermal Biology","page":"102581","source":"ScienceDirect","title":"Redefining physiological responses of moose (Alces alces) to warm environmental conditions","volume":"90","author":[{"family":"Thompson","given":"Daniel P."},{"family":"Crouse","given":"John A."},{"family":"Jaques","given":"Scott"},{"family":"Barboza","given":"Perry S."}],"issued":{"date-parts":[["2020",5,1]]}}}],"schema":"https://github.com/citation-style-language/schema/raw/master/csl-citation.json"} </w:instrText>
      </w:r>
      <w:r w:rsidR="006D2570" w:rsidRPr="00370243">
        <w:rPr>
          <w:rFonts w:cstheme="minorHAnsi"/>
          <w:sz w:val="22"/>
          <w:szCs w:val="22"/>
          <w:lang w:val="en-US"/>
        </w:rPr>
        <w:fldChar w:fldCharType="separate"/>
      </w:r>
      <w:r w:rsidR="006D2570" w:rsidRPr="00370243">
        <w:rPr>
          <w:rFonts w:cstheme="minorHAnsi"/>
          <w:noProof/>
          <w:sz w:val="22"/>
          <w:szCs w:val="22"/>
          <w:lang w:val="en-US"/>
        </w:rPr>
        <w:t>Thompson et al. (2020)</w:t>
      </w:r>
      <w:r w:rsidR="006D2570" w:rsidRPr="00370243">
        <w:rPr>
          <w:rFonts w:cstheme="minorHAnsi"/>
          <w:sz w:val="22"/>
          <w:szCs w:val="22"/>
          <w:lang w:val="en-US"/>
        </w:rPr>
        <w:fldChar w:fldCharType="end"/>
      </w:r>
      <w:r w:rsidR="006D2570" w:rsidRPr="00370243">
        <w:rPr>
          <w:rFonts w:cstheme="minorHAnsi"/>
          <w:sz w:val="22"/>
          <w:szCs w:val="22"/>
          <w:lang w:val="en-US"/>
        </w:rPr>
        <w:t xml:space="preserve"> </w:t>
      </w:r>
      <w:r w:rsidR="006D2570" w:rsidRPr="00370243">
        <w:rPr>
          <w:rFonts w:cstheme="minorHAnsi"/>
          <w:sz w:val="22"/>
          <w:szCs w:val="22"/>
          <w:lang w:val="en-US"/>
        </w:rPr>
        <w:t>monitored free-ranging moose and found no single ambient temperature at which heat stress reliably occurred. Instead, stress indicators and body temperature varied dynamically with prior-day conditions such as solar radiation and humidity</w:t>
      </w:r>
      <w:r w:rsidR="006D2570" w:rsidRPr="00370243">
        <w:rPr>
          <w:rFonts w:cstheme="minorHAnsi"/>
          <w:sz w:val="22"/>
          <w:szCs w:val="22"/>
          <w:lang w:val="en-US"/>
        </w:rPr>
        <w:t>.</w:t>
      </w:r>
      <w:r w:rsidR="008C75F2" w:rsidRPr="00370243">
        <w:rPr>
          <w:rFonts w:cstheme="minorHAnsi"/>
          <w:sz w:val="22"/>
          <w:szCs w:val="22"/>
          <w:lang w:val="en-US"/>
        </w:rPr>
        <w:t xml:space="preserve"> </w:t>
      </w:r>
      <w:r w:rsidRPr="007B4B47">
        <w:rPr>
          <w:rFonts w:cstheme="minorHAnsi"/>
          <w:sz w:val="22"/>
          <w:szCs w:val="22"/>
          <w:lang w:val="en-US"/>
        </w:rPr>
        <w:t xml:space="preserve">Unlike many large mammals, moose lack the effective sweat glands necessary for evaporative cooling and instead rely on panting and other behaviors to shed heat </w:t>
      </w:r>
      <w:r w:rsidR="008C75F2" w:rsidRPr="00370243">
        <w:rPr>
          <w:rFonts w:cstheme="minorHAnsi"/>
          <w:sz w:val="22"/>
          <w:szCs w:val="22"/>
          <w:lang w:val="en-US"/>
        </w:rPr>
        <w:fldChar w:fldCharType="begin"/>
      </w:r>
      <w:r w:rsidR="008C75F2" w:rsidRPr="00370243">
        <w:rPr>
          <w:rFonts w:cstheme="minorHAnsi"/>
          <w:sz w:val="22"/>
          <w:szCs w:val="22"/>
          <w:lang w:val="en-US"/>
        </w:rPr>
        <w:instrText xml:space="preserve"> ADDIN ZOTERO_ITEM CSL_CITATION {"citationID":"VyiqEhPg","properties":{"formattedCitation":"(Renecker &amp; Hudson, 1989; Verzuh et al., 2023)","plainCitation":"(Renecker &amp; Hudson, 1989; Verzuh et al., 2023)","noteIndex":0},"citationItems":[{"id":1349,"uris":["http://zotero.org/users/7559248/items/LH5AQLS2"],"itemData":{"id":1349,"type":"article-journal","abstract":"We determined diel activity budgets of 2 moose (Alces alces) in a 65-ha enclosure through an annual cycle. Feeding times averaged 10 hours/day throughout the year. Rumination time ranged from 12.6 hours in midwinter to 2.8 hours in May and was positively correlated with cell wall intake. There were 5 feeding bouts/day. The duration of feeding bouts decreased and rumination bouts increased with dietary fiber.","container-title":"The Journal of Wildlife Management","DOI":"10.2307/3801126","ISSN":"0022-541X","issue":"2","note":"publisher: [Wiley, Wildlife Society]","page":"296-302","source":"JSTOR","title":"Seasonal Activity Budgets of Moose in Aspen-Dominated Boreal Forests","volume":"53","author":[{"family":"Renecker","given":"Lyle A."},{"family":"Hudson","given":"Robert J."}],"issued":{"date-parts":[["1989"]]}}},{"id":2051,"uris":["http://zotero.org/users/7559248/items/LY79Z7DS"],"itemData":{"id":2051,"type":"article-journal","abstract":"Abstract\n            \n              \n                \n                  Climate warming creates energetic challenges for endothermic species by increasing metabolic and hydric costs of thermoregulation. Although endotherms can invoke an array of behavioural and physiological strategies for maintaining homeostasis, the relative effectiveness of those strategies in a climate that is becoming both warmer and drier is not well understood.\n                \n                \n                  In accordance with the heat dissipation limit theory which suggests that allocation of energy to growth and reproduction by endotherms is constrained by the ability to dissipate heat, we expected that patterns of habitat use by large, heat‐sensitive mammals across multiple scales are critical for behavioural thermoregulation during periods of potential heat stress and that they must invest a large portion of time to maintain heat balance.\n                \n                \n                  \n                    To test our predictions, we evaluated mechanisms underpinning the effectiveness of bed sites for ameliorating daytime heat loads and potential heat stress across the landscape while accounting for other factors known to affect behaviour. We integrated detailed data on microclimate and animal attributes of moose\n                    Alces alces\n                    , into a biophysical model to quantify costs of thermoregulation at fine and coarse spatial scales.\n                  \n                \n                \n                  During summer, moose spent an average of 67.8% of daylight hours bedded, and selected bed sites and home ranges that reduced risk of experiencing heat stress. For most of the day, shade could effectively mitigate the risk of experiencing heat stress up to 10°C, but at warmer temperatures (up to 20°C) wet soil was necessary to maintain homeostasis via conductive heat loss. Consistent selection across spatial scales for locations that reduced heat load underscores the importance of the thermal environment as a driver of behaviour in this heat‐sensitive mammal.\n                \n                \n                  Moose in North America have long been characterized as riparian‐obligate species because of their dependence on woody plant species for food. Nevertheless, the importance of dissipating endogenous heat loads conductively through wet soil suggests riparian habitats also are critical thermal refuges for moose. Such refuges may be especially important in the face of a warming climate in which both high environmental temperatures and drier conditions will likely exacerbate limits to heat dissipation, especially for large, heat‐sensitive animals.","container-title":"Journal of Animal Ecology","DOI":"10.1111/1365-2656.13873","ISSN":"0021-8790, 1365-2656","issue":"3","journalAbbreviation":"Journal of Animal Ecology","language":"en","page":"619-634","source":"DOI.org (Crossref)","title":"Behavioural responses of a large, heat‐sensitive mammal to climatic variation at multiple spatial scales","volume":"92","author":[{"family":"Verzuh","given":"Tana L."},{"family":"Rogers","given":"Savannah A."},{"family":"Mathewson","given":"Paul D."},{"family":"May","given":"Alex"},{"family":"Porter","given":"Warren P."},{"family":"Class","given":"Corey"},{"family":"Knox","given":"Lee"},{"family":"Cufaude","given":"Teal"},{"family":"Hall","given":"L. Embere"},{"family":"Long","given":"Ryan A."},{"family":"Monteith","given":"Kevin L."}],"issued":{"date-parts":[["2023",3]]}}}],"schema":"https://github.com/citation-style-language/schema/raw/master/csl-citation.json"} </w:instrText>
      </w:r>
      <w:r w:rsidR="008C75F2" w:rsidRPr="00370243">
        <w:rPr>
          <w:rFonts w:cstheme="minorHAnsi"/>
          <w:sz w:val="22"/>
          <w:szCs w:val="22"/>
          <w:lang w:val="en-US"/>
        </w:rPr>
        <w:fldChar w:fldCharType="separate"/>
      </w:r>
      <w:r w:rsidR="008C75F2" w:rsidRPr="00370243">
        <w:rPr>
          <w:rFonts w:cstheme="minorHAnsi"/>
          <w:noProof/>
          <w:sz w:val="22"/>
          <w:szCs w:val="22"/>
          <w:lang w:val="en-US"/>
        </w:rPr>
        <w:t>(Renecker &amp; Hudson, 1989; Verzuh et al., 2023)</w:t>
      </w:r>
      <w:r w:rsidR="008C75F2" w:rsidRPr="00370243">
        <w:rPr>
          <w:rFonts w:cstheme="minorHAnsi"/>
          <w:sz w:val="22"/>
          <w:szCs w:val="22"/>
          <w:lang w:val="en-US"/>
        </w:rPr>
        <w:fldChar w:fldCharType="end"/>
      </w:r>
      <w:r w:rsidR="00490FA8" w:rsidRPr="00370243">
        <w:rPr>
          <w:rFonts w:cstheme="minorHAnsi"/>
          <w:sz w:val="22"/>
          <w:szCs w:val="22"/>
          <w:lang w:val="en-US"/>
        </w:rPr>
        <w:t xml:space="preserve">. </w:t>
      </w:r>
      <w:r w:rsidRPr="007B4B47">
        <w:rPr>
          <w:rFonts w:cstheme="minorHAnsi"/>
          <w:sz w:val="22"/>
          <w:szCs w:val="22"/>
          <w:lang w:val="en-US"/>
        </w:rPr>
        <w:t>In effect, a moose’s physiology provides limited options for cooling, meaning behavioral adjustments are critical for avoiding hyperthermia.</w:t>
      </w:r>
    </w:p>
    <w:p w14:paraId="4A5E8414" w14:textId="31BD81D1" w:rsidR="007B4B47" w:rsidRPr="007B4B47" w:rsidRDefault="007B4B47" w:rsidP="007B4B47">
      <w:pPr>
        <w:rPr>
          <w:rFonts w:cstheme="minorHAnsi"/>
          <w:sz w:val="22"/>
          <w:szCs w:val="22"/>
          <w:lang w:val="en-US"/>
        </w:rPr>
      </w:pPr>
      <w:r w:rsidRPr="007B4B47">
        <w:rPr>
          <w:rFonts w:cstheme="minorHAnsi"/>
          <w:sz w:val="22"/>
          <w:szCs w:val="22"/>
          <w:lang w:val="en-US"/>
        </w:rPr>
        <w:t xml:space="preserve">Moose behavioral responses to high temperatures are well-documented and serve as important survival mechanisms. When heat stressed, moose </w:t>
      </w:r>
      <w:r w:rsidR="008C75F2" w:rsidRPr="00370243">
        <w:rPr>
          <w:rFonts w:cstheme="minorHAnsi"/>
          <w:sz w:val="22"/>
          <w:szCs w:val="22"/>
          <w:lang w:val="en-US"/>
        </w:rPr>
        <w:t>display thermoregulatory behavior.</w:t>
      </w:r>
      <w:r w:rsidRPr="007B4B47">
        <w:rPr>
          <w:rFonts w:cstheme="minorHAnsi"/>
          <w:sz w:val="22"/>
          <w:szCs w:val="22"/>
          <w:lang w:val="en-US"/>
        </w:rPr>
        <w:t xml:space="preserve"> For example, in Quebec’s boreal forest, GPS-collared moose were observed retreating to dense conifer cover </w:t>
      </w:r>
      <w:r w:rsidR="00490FA8" w:rsidRPr="00370243">
        <w:rPr>
          <w:rFonts w:cstheme="minorHAnsi"/>
          <w:sz w:val="22"/>
          <w:szCs w:val="22"/>
          <w:lang w:val="en-US"/>
        </w:rPr>
        <w:t xml:space="preserve">for thermal shelter </w:t>
      </w:r>
      <w:r w:rsidRPr="007B4B47">
        <w:rPr>
          <w:rFonts w:cstheme="minorHAnsi"/>
          <w:sz w:val="22"/>
          <w:szCs w:val="22"/>
          <w:lang w:val="en-US"/>
        </w:rPr>
        <w:t xml:space="preserve">and increasing their use of wetlands during hot days </w:t>
      </w:r>
      <w:r w:rsidR="008C75F2" w:rsidRPr="00370243">
        <w:rPr>
          <w:rFonts w:cstheme="minorHAnsi"/>
          <w:sz w:val="22"/>
          <w:szCs w:val="22"/>
          <w:lang w:val="en-US"/>
        </w:rPr>
        <w:fldChar w:fldCharType="begin"/>
      </w:r>
      <w:r w:rsidR="008C75F2" w:rsidRPr="00370243">
        <w:rPr>
          <w:rFonts w:cstheme="minorHAnsi"/>
          <w:sz w:val="22"/>
          <w:szCs w:val="22"/>
          <w:lang w:val="en-US"/>
        </w:rPr>
        <w:instrText xml:space="preserve"> ADDIN ZOTERO_ITEM CSL_CITATION {"citationID":"DcK9oVre","properties":{"formattedCitation":"(Dussault et al., 2004)","plainCitation":"(Dussault et al., 2004)","noteIndex":0},"citationItems":[{"id":1387,"uris":["http://zotero.org/users/7559248/items/DRJ6TN53"],"itemData":{"id":1387,"type":"article-journal","abstract":"Among ungulate species living in boreal regions, moose (Alces alces) are most likely to suffer from heat stress since they have a relatively low upper critical temperature (14 °C in summer and -5 °C in winter). We tested the hypothesis that moose adopt behaviours to reduce thermoregulatory costs. We predicted that moose exposed to high intensities of solar radiation or high air temperatures would 1) seek a type of vegetation association that provides thermal shelter and 2) reduce activity. We also predicted that these behaviours would be most evident in summer. Thermal-shelter use and activity of 30 free-ranging moose were measured over 3 y in a 940-km² study area of boreal forest using GPS telemetry collars. The effect of solar radiation and air temperature on thermal-shelter use and activity were assessed using logistic and multiple regression analyses. Habitat use and activity rates of moose were related to air temperature but not solar radiation. The probability of finding moose in thermal shelters increased with air temperature in summer and fall. Moose activity did not decrease as air temperature increased, but it increased at night during hot periods. As expected, moose response to thermal conditions was most noted in summer. Our results suggest that moose reduce exposure to thermal stress by using thermal shelters during the day and by increasing nocturnal activity. These behavioural adaptations allow moose to cope with thermal stress on a small temporal scale. Negative effects of heat stress could be important in areas where air temperatures are very high for extended periods of time or where thermal cover is scarce. Parmi les ongulés de la forêt boréale, l'orignal (Alces alces) est le plus susceptible de subir un stress thermique puisque sa température critique supérieure est relativement faible (14 °C en été et -5 °C en hiver). Nous avons émis l'hypothèse que l'orignal adopte des comportements visant à réduire les coûts de la thermorégulation. Nous avons prédit que les orignaux exposés à un rayonnement solaire élevé ou à de chaudes températures ambiantes 1) recherchent un couvert végétal procurant un abri thermique et 2) réduisent leur taux d'activité. Nous avons aussi prédit que 3) ces comportements devraient être plus évidents à l'été. L'utilisation de l'habitat et le taux d'activité de 30 orignaux munis de colliers de telemetrie GPS ont été mesurés pendant 3 ans dans un site d'étude de 940-km² en forêt boréale. L'effet du rayonnement solaire et de la température ambiante sur l'utilisation de l'habitat ou l'activité a été évalué par régressions logistique ou multiple. La probabilité de retrouver l'orignal sous un abri thermique augmentait avec la température en été et à l'automne. L'orignal n'a pas réduit son taux d'activité lorsque la température ambiante augmentait, mais nous avons observé une augmentation du taux d'activité nocturne durant les périodes chaudes. Tel que prédit, les réactions de l'orignal aux conditions thermiques étaient plus évidentes en été. Nos résultats suggèrent que l'orignal réduit le stress thermique en s'abritant sous couvert et en étant plus actif durant la nuit. Ces adaptations comportementales permettent à l'orignal de contrer le stress thermique à une échelle temporelle fine, mais les effets négatifs du stress thermique pourraient être plus importants dans les endroits où les températures sont chaudes pour de longues périodes ou bien où les abris thermiques sont rares.","container-title":"Écoscience","ISSN":"1195-6860","issue":"3","note":"publisher: Taylor &amp; Francis, Ltd.","page":"321-328","source":"JSTOR","title":"Behavioural responses of moose to thermal conditions in the boreal forest","volume":"11","author":[{"family":"Dussault","given":"Christian"},{"family":"Ouellet","given":"Jean-Pierre"},{"family":"Courtois","given":"Réhaume"},{"family":"Huot","given":"Jean"},{"family":"Breton","given":"Laurier"},{"family":"Larochelle","given":"Jacques"}],"issued":{"date-parts":[["2004"]]}}}],"schema":"https://github.com/citation-style-language/schema/raw/master/csl-citation.json"} </w:instrText>
      </w:r>
      <w:r w:rsidR="008C75F2" w:rsidRPr="00370243">
        <w:rPr>
          <w:rFonts w:cstheme="minorHAnsi"/>
          <w:sz w:val="22"/>
          <w:szCs w:val="22"/>
          <w:lang w:val="en-US"/>
        </w:rPr>
        <w:fldChar w:fldCharType="separate"/>
      </w:r>
      <w:r w:rsidR="008C75F2" w:rsidRPr="00370243">
        <w:rPr>
          <w:rFonts w:cstheme="minorHAnsi"/>
          <w:noProof/>
          <w:sz w:val="22"/>
          <w:szCs w:val="22"/>
          <w:lang w:val="en-US"/>
        </w:rPr>
        <w:t>(Dussault et al., 2004)</w:t>
      </w:r>
      <w:r w:rsidR="008C75F2" w:rsidRPr="00370243">
        <w:rPr>
          <w:rFonts w:cstheme="minorHAnsi"/>
          <w:sz w:val="22"/>
          <w:szCs w:val="22"/>
          <w:lang w:val="en-US"/>
        </w:rPr>
        <w:fldChar w:fldCharType="end"/>
      </w:r>
      <w:r w:rsidRPr="007B4B47">
        <w:rPr>
          <w:rFonts w:cstheme="minorHAnsi"/>
          <w:sz w:val="22"/>
          <w:szCs w:val="22"/>
          <w:lang w:val="en-US"/>
        </w:rPr>
        <w:t xml:space="preserve">. </w:t>
      </w:r>
      <w:r w:rsidR="008C75F2" w:rsidRPr="00370243">
        <w:rPr>
          <w:rFonts w:cstheme="minorHAnsi"/>
          <w:sz w:val="22"/>
          <w:szCs w:val="22"/>
          <w:lang w:val="en-US"/>
        </w:rPr>
        <w:t>In addition</w:t>
      </w:r>
      <w:r w:rsidRPr="007B4B47">
        <w:rPr>
          <w:rFonts w:cstheme="minorHAnsi"/>
          <w:sz w:val="22"/>
          <w:szCs w:val="22"/>
          <w:lang w:val="en-US"/>
        </w:rPr>
        <w:t>, moose tend to reduce activity during the hottest parts of the day</w:t>
      </w:r>
      <w:r w:rsidR="008C75F2" w:rsidRPr="00370243">
        <w:rPr>
          <w:rFonts w:cstheme="minorHAnsi"/>
          <w:sz w:val="22"/>
          <w:szCs w:val="22"/>
          <w:lang w:val="en-US"/>
        </w:rPr>
        <w:t>,</w:t>
      </w:r>
      <w:r w:rsidRPr="007B4B47">
        <w:rPr>
          <w:rFonts w:cstheme="minorHAnsi"/>
          <w:sz w:val="22"/>
          <w:szCs w:val="22"/>
          <w:lang w:val="en-US"/>
        </w:rPr>
        <w:t xml:space="preserve"> in effect adopting a crepuscular or nocturnal schedule to avoid exertion under </w:t>
      </w:r>
      <w:r w:rsidR="008C75F2" w:rsidRPr="00370243">
        <w:rPr>
          <w:rFonts w:cstheme="minorHAnsi"/>
          <w:sz w:val="22"/>
          <w:szCs w:val="22"/>
          <w:lang w:val="en-US"/>
        </w:rPr>
        <w:t xml:space="preserve">solar noon </w:t>
      </w:r>
      <w:r w:rsidR="008C75F2" w:rsidRPr="00370243">
        <w:rPr>
          <w:rFonts w:cstheme="minorHAnsi"/>
          <w:sz w:val="22"/>
          <w:szCs w:val="22"/>
          <w:lang w:val="en-US"/>
        </w:rPr>
        <w:fldChar w:fldCharType="begin"/>
      </w:r>
      <w:r w:rsidR="008C75F2" w:rsidRPr="00370243">
        <w:rPr>
          <w:rFonts w:cstheme="minorHAnsi"/>
          <w:sz w:val="22"/>
          <w:szCs w:val="22"/>
          <w:lang w:val="en-US"/>
        </w:rPr>
        <w:instrText xml:space="preserve"> ADDIN ZOTERO_ITEM CSL_CITATION {"citationID":"tUWrM0vg","properties":{"formattedCitation":"(Dussault et al., 2004)","plainCitation":"(Dussault et al., 2004)","noteIndex":0},"citationItems":[{"id":1387,"uris":["http://zotero.org/users/7559248/items/DRJ6TN53"],"itemData":{"id":1387,"type":"article-journal","abstract":"Among ungulate species living in boreal regions, moose (Alces alces) are most likely to suffer from heat stress since they have a relatively low upper critical temperature (14 °C in summer and -5 °C in winter). We tested the hypothesis that moose adopt behaviours to reduce thermoregulatory costs. We predicted that moose exposed to high intensities of solar radiation or high air temperatures would 1) seek a type of vegetation association that provides thermal shelter and 2) reduce activity. We also predicted that these behaviours would be most evident in summer. Thermal-shelter use and activity of 30 free-ranging moose were measured over 3 y in a 940-km² study area of boreal forest using GPS telemetry collars. The effect of solar radiation and air temperature on thermal-shelter use and activity were assessed using logistic and multiple regression analyses. Habitat use and activity rates of moose were related to air temperature but not solar radiation. The probability of finding moose in thermal shelters increased with air temperature in summer and fall. Moose activity did not decrease as air temperature increased, but it increased at night during hot periods. As expected, moose response to thermal conditions was most noted in summer. Our results suggest that moose reduce exposure to thermal stress by using thermal shelters during the day and by increasing nocturnal activity. These behavioural adaptations allow moose to cope with thermal stress on a small temporal scale. Negative effects of heat stress could be important in areas where air temperatures are very high for extended periods of time or where thermal cover is scarce. Parmi les ongulés de la forêt boréale, l'orignal (Alces alces) est le plus susceptible de subir un stress thermique puisque sa température critique supérieure est relativement faible (14 °C en été et -5 °C en hiver). Nous avons émis l'hypothèse que l'orignal adopte des comportements visant à réduire les coûts de la thermorégulation. Nous avons prédit que les orignaux exposés à un rayonnement solaire élevé ou à de chaudes températures ambiantes 1) recherchent un couvert végétal procurant un abri thermique et 2) réduisent leur taux d'activité. Nous avons aussi prédit que 3) ces comportements devraient être plus évidents à l'été. L'utilisation de l'habitat et le taux d'activité de 30 orignaux munis de colliers de telemetrie GPS ont été mesurés pendant 3 ans dans un site d'étude de 940-km² en forêt boréale. L'effet du rayonnement solaire et de la température ambiante sur l'utilisation de l'habitat ou l'activité a été évalué par régressions logistique ou multiple. La probabilité de retrouver l'orignal sous un abri thermique augmentait avec la température en été et à l'automne. L'orignal n'a pas réduit son taux d'activité lorsque la température ambiante augmentait, mais nous avons observé une augmentation du taux d'activité nocturne durant les périodes chaudes. Tel que prédit, les réactions de l'orignal aux conditions thermiques étaient plus évidentes en été. Nos résultats suggèrent que l'orignal réduit le stress thermique en s'abritant sous couvert et en étant plus actif durant la nuit. Ces adaptations comportementales permettent à l'orignal de contrer le stress thermique à une échelle temporelle fine, mais les effets négatifs du stress thermique pourraient être plus importants dans les endroits où les températures sont chaudes pour de longues périodes ou bien où les abris thermiques sont rares.","container-title":"Écoscience","ISSN":"1195-6860","issue":"3","note":"publisher: Taylor &amp; Francis, Ltd.","page":"321-328","source":"JSTOR","title":"Behavioural responses of moose to thermal conditions in the boreal forest","volume":"11","author":[{"family":"Dussault","given":"Christian"},{"family":"Ouellet","given":"Jean-Pierre"},{"family":"Courtois","given":"Réhaume"},{"family":"Huot","given":"Jean"},{"family":"Breton","given":"Laurier"},{"family":"Larochelle","given":"Jacques"}],"issued":{"date-parts":[["2004"]]}}}],"schema":"https://github.com/citation-style-language/schema/raw/master/csl-citation.json"} </w:instrText>
      </w:r>
      <w:r w:rsidR="008C75F2" w:rsidRPr="00370243">
        <w:rPr>
          <w:rFonts w:cstheme="minorHAnsi"/>
          <w:sz w:val="22"/>
          <w:szCs w:val="22"/>
          <w:lang w:val="en-US"/>
        </w:rPr>
        <w:fldChar w:fldCharType="separate"/>
      </w:r>
      <w:r w:rsidR="008C75F2" w:rsidRPr="00370243">
        <w:rPr>
          <w:rFonts w:cstheme="minorHAnsi"/>
          <w:noProof/>
          <w:sz w:val="22"/>
          <w:szCs w:val="22"/>
          <w:lang w:val="en-US"/>
        </w:rPr>
        <w:t>(Dussault et al., 2004)</w:t>
      </w:r>
      <w:r w:rsidR="008C75F2" w:rsidRPr="00370243">
        <w:rPr>
          <w:rFonts w:cstheme="minorHAnsi"/>
          <w:sz w:val="22"/>
          <w:szCs w:val="22"/>
          <w:lang w:val="en-US"/>
        </w:rPr>
        <w:fldChar w:fldCharType="end"/>
      </w:r>
      <w:r w:rsidRPr="007B4B47">
        <w:rPr>
          <w:rFonts w:cstheme="minorHAnsi"/>
          <w:sz w:val="22"/>
          <w:szCs w:val="22"/>
          <w:lang w:val="en-US"/>
        </w:rPr>
        <w:t>. These behavioral adjustments help moose mitigate heat load and maintain a stable core body temperature. However, avoiding daytime foraging comes at a cost</w:t>
      </w:r>
      <w:r w:rsidR="008C75F2" w:rsidRPr="00370243">
        <w:rPr>
          <w:rFonts w:cstheme="minorHAnsi"/>
          <w:sz w:val="22"/>
          <w:szCs w:val="22"/>
          <w:lang w:val="en-US"/>
        </w:rPr>
        <w:t>. P</w:t>
      </w:r>
      <w:r w:rsidRPr="007B4B47">
        <w:rPr>
          <w:rFonts w:cstheme="minorHAnsi"/>
          <w:sz w:val="22"/>
          <w:szCs w:val="22"/>
          <w:lang w:val="en-US"/>
        </w:rPr>
        <w:t>rolonged heatwaves can curtail feeding opportunities and lead to reduced energy intake. If moose spend significantly less time eating during summer due to heat avoidance, they may gain less body mass and enter winter in poorer condition</w:t>
      </w:r>
      <w:r w:rsidR="008C75F2" w:rsidRPr="00370243">
        <w:rPr>
          <w:rFonts w:cstheme="minorHAnsi"/>
          <w:sz w:val="22"/>
          <w:szCs w:val="22"/>
          <w:lang w:val="en-US"/>
        </w:rPr>
        <w:t>.</w:t>
      </w:r>
      <w:r w:rsidR="00340E66" w:rsidRPr="00370243">
        <w:rPr>
          <w:rFonts w:cstheme="minorHAnsi"/>
          <w:sz w:val="22"/>
          <w:szCs w:val="22"/>
          <w:lang w:val="en-US"/>
        </w:rPr>
        <w:t xml:space="preserve"> </w:t>
      </w:r>
      <w:r w:rsidRPr="007B4B47">
        <w:rPr>
          <w:rFonts w:cstheme="minorHAnsi"/>
          <w:sz w:val="22"/>
          <w:szCs w:val="22"/>
          <w:lang w:val="en-US"/>
        </w:rPr>
        <w:t xml:space="preserve">In fact, moose that cease foraging during hot weather risk insufficient fat reserves by autumn, with cascading impacts on reproduction and survival </w:t>
      </w:r>
      <w:r w:rsidR="008C75F2" w:rsidRPr="00370243">
        <w:rPr>
          <w:rFonts w:cstheme="minorHAnsi"/>
          <w:sz w:val="22"/>
          <w:szCs w:val="22"/>
          <w:lang w:val="en-US"/>
        </w:rPr>
        <w:fldChar w:fldCharType="begin"/>
      </w:r>
      <w:r w:rsidR="008C75F2" w:rsidRPr="00370243">
        <w:rPr>
          <w:rFonts w:cstheme="minorHAnsi"/>
          <w:sz w:val="22"/>
          <w:szCs w:val="22"/>
          <w:lang w:val="en-US"/>
        </w:rPr>
        <w:instrText xml:space="preserve"> ADDIN ZOTERO_ITEM CSL_CITATION {"citationID":"pvOePnbn","properties":{"formattedCitation":"(van Beest &amp; Milner, 2013)","plainCitation":"(van Beest &amp; Milner, 2013)","noteIndex":0},"citationItems":[{"id":1416,"uris":["http://zotero.org/users/7559248/items/KT293C6R"],"itemData":{"id":1416,"type":"article-journal","abstract":"BACKGROUND: Empirical tests that link temperature-mediated changes in behaviour (activity and resource selection) to individual fitness or condition are currently lacking for endotherms yet may be critical to understanding the effect of climate change on population dynamics. Moose (Alces alces) are thought to suffer from heat stress in all seasons so provide a good biological model to test whether exposure to non-optimal ambient temperatures influence seasonal changes in body mass. Seasonal mass change is an important fitness correlate of large herbivores and affects reproductive success of female moose.\nMETHODOLOGY/PRINCIPAL FINDINGS: Using GPS-collared adult female moose from two populations in southern Norway we quantified individual differences in seasonal activity budget and resource selection patterns as a function of seasonal temperatures thought to induce heat stress in moose. Individual body mass was recorded in early and late winter, and autumn to calculate seasonal mass changes (n = 52 over winter, n = 47 over summer). We found large individual differences in temperature-dependent resource selection patterns as well as within and between season variability in thermoregulatory strategies. As expected, individuals using an optimal strategy, selecting young successional forest (foraging habitat) at low ambient temperatures and mature coniferous forest (thermal shelter) during thermally stressful conditions, lost less mass in winter and gained more mass in summer.\nCONCLUSIONS/SIGNIFICANCE: This study provides evidence that behavioural responses to temperature have important consequences for seasonal mass change in moose living in the south of their distribution in Norway, and may be a contributing factor to recently observed declines in moose demographic performance. Although the mechanisms that underlie the observed temperature mediated habitat-fitness relationship remain to be tested, physiological state and individual variation in thermal tolerance are likely contributory factors. Climate-related effects on animal behaviour, and subsequently fitness, are expected to intensify as global warming continues.","container-title":"PloS One","DOI":"10.1371/journal.pone.0065972","ISSN":"1932-6203","issue":"6","journalAbbreviation":"PLoS One","language":"eng","note":"PMID: 23776584\nPMCID: PMC3679019","page":"e65972","source":"PubMed","title":"Behavioural responses to thermal conditions affect seasonal mass change in a heat-sensitive northern ungulate","volume":"8","author":[{"family":"Beest","given":"Floris M.","non-dropping-particle":"van"},{"family":"Milner","given":"Jos M."}],"issued":{"date-parts":[["2013"]]}}}],"schema":"https://github.com/citation-style-language/schema/raw/master/csl-citation.json"} </w:instrText>
      </w:r>
      <w:r w:rsidR="008C75F2" w:rsidRPr="00370243">
        <w:rPr>
          <w:rFonts w:cstheme="minorHAnsi"/>
          <w:sz w:val="22"/>
          <w:szCs w:val="22"/>
          <w:lang w:val="en-US"/>
        </w:rPr>
        <w:fldChar w:fldCharType="separate"/>
      </w:r>
      <w:r w:rsidR="008C75F2" w:rsidRPr="00370243">
        <w:rPr>
          <w:rFonts w:cstheme="minorHAnsi"/>
          <w:noProof/>
          <w:sz w:val="22"/>
          <w:szCs w:val="22"/>
          <w:lang w:val="en-US"/>
        </w:rPr>
        <w:t>(van Beest &amp; Milner, 2013)</w:t>
      </w:r>
      <w:r w:rsidR="008C75F2" w:rsidRPr="00370243">
        <w:rPr>
          <w:rFonts w:cstheme="minorHAnsi"/>
          <w:sz w:val="22"/>
          <w:szCs w:val="22"/>
          <w:lang w:val="en-US"/>
        </w:rPr>
        <w:fldChar w:fldCharType="end"/>
      </w:r>
      <w:r w:rsidR="008C75F2" w:rsidRPr="00370243">
        <w:rPr>
          <w:rFonts w:cstheme="minorHAnsi"/>
          <w:sz w:val="22"/>
          <w:szCs w:val="22"/>
          <w:lang w:val="en-US"/>
        </w:rPr>
        <w:t xml:space="preserve">. </w:t>
      </w:r>
      <w:r w:rsidRPr="007B4B47">
        <w:rPr>
          <w:rFonts w:cstheme="minorHAnsi"/>
          <w:sz w:val="22"/>
          <w:szCs w:val="22"/>
          <w:lang w:val="en-US"/>
        </w:rPr>
        <w:t>Consistent with this, unusually warm summers have been linked to poor body condition and even population declines at the southern extent of the moose’s range, where individuals cannot easily find thermal refug</w:t>
      </w:r>
      <w:r w:rsidR="008C75F2" w:rsidRPr="00370243">
        <w:rPr>
          <w:rFonts w:cstheme="minorHAnsi"/>
          <w:sz w:val="22"/>
          <w:szCs w:val="22"/>
          <w:lang w:val="en-US"/>
        </w:rPr>
        <w:t>e</w:t>
      </w:r>
      <w:r w:rsidR="00490FA8" w:rsidRPr="00370243">
        <w:rPr>
          <w:rFonts w:cstheme="minorHAnsi"/>
          <w:sz w:val="22"/>
          <w:szCs w:val="22"/>
          <w:lang w:val="en-US"/>
        </w:rPr>
        <w:t xml:space="preserve"> </w:t>
      </w:r>
      <w:r w:rsidR="005124FF" w:rsidRPr="00370243">
        <w:rPr>
          <w:rFonts w:cstheme="minorHAnsi"/>
          <w:sz w:val="22"/>
          <w:szCs w:val="22"/>
          <w:lang w:val="en-US"/>
        </w:rPr>
        <w:fldChar w:fldCharType="begin"/>
      </w:r>
      <w:r w:rsidR="005124FF" w:rsidRPr="00370243">
        <w:rPr>
          <w:rFonts w:cstheme="minorHAnsi"/>
          <w:sz w:val="22"/>
          <w:szCs w:val="22"/>
          <w:lang w:val="en-US"/>
        </w:rPr>
        <w:instrText xml:space="preserve"> ADDIN ZOTERO_ITEM CSL_CITATION {"citationID":"9DBoZ3eT","properties":{"formattedCitation":"(Lenarz et al., 2009)","plainCitation":"(Lenarz et al., 2009)","noteIndex":0},"citationItems":[{"id":2052,"uris":["http://zotero.org/users/7559248/items/BVFCEAM5"],"itemData":{"id":2052,"type":"article-journal","abstract":"The earth is in the midst of a pronounced warming trend and temperatures in Minnesota, USA, as elsewhere, are projected to increase. Northern Minnesota represents the southern edge to the circumpolar distribution of moose (Alces alces), a species intolerant of heat. Moose increase their metabolic rate to regulate their core body temperature as temperatures rise. We hypothesized that moose survival rates would be a function of the frequency and magnitude that ambient temperatures exceeded the upper critical temperature of moose. We compared annual and seasonal moose survival in northeastern Minnesota between 2002 and 2008 with a temperature metric. We found that models based on January temperatures above the critical threshold were inversely correlated with subsequent survival and explained &gt;78% of variability in spring, fall, and annual survival. Models based on late-spring temperatures also explained a high proportion of survival during the subsequent fall. A model based on warm-season temperatures was important in explaining survival during the subsequent winter. Our analyses suggest that temperatures may have a cumulative influence on survival. We expect that continuation or acceleration of current climate trends will result in decreased survival, a decrease in moose density, and ultimately, a retreat of moose northward from their current distribution.","container-title":"The Journal of Wildlife Management","DOI":"10.2193/2008-265","ISSN":"1937-2817","issue":"4","language":"en","note":"_eprint: https://onlinelibrary.wiley.com/doi/pdf/10.2193/2008-265","page":"503-510","source":"Wiley Online Library","title":"Temperature Mediated Moose Survival in Northeastern Minnesota","volume":"73","author":[{"family":"Lenarz","given":"Mark S."},{"family":"Nelson","given":"Michael E."},{"family":"Schrage","given":"Michael W."},{"family":"Edwards","given":"Andrew J."}],"issued":{"date-parts":[["2009"]]}}}],"schema":"https://github.com/citation-style-language/schema/raw/master/csl-citation.json"} </w:instrText>
      </w:r>
      <w:r w:rsidR="005124FF" w:rsidRPr="00370243">
        <w:rPr>
          <w:rFonts w:cstheme="minorHAnsi"/>
          <w:sz w:val="22"/>
          <w:szCs w:val="22"/>
          <w:lang w:val="en-US"/>
        </w:rPr>
        <w:fldChar w:fldCharType="separate"/>
      </w:r>
      <w:r w:rsidR="005124FF" w:rsidRPr="00370243">
        <w:rPr>
          <w:rFonts w:cstheme="minorHAnsi"/>
          <w:noProof/>
          <w:sz w:val="22"/>
          <w:szCs w:val="22"/>
          <w:lang w:val="en-US"/>
        </w:rPr>
        <w:t>(Lenarz et al., 2009)</w:t>
      </w:r>
      <w:r w:rsidR="005124FF" w:rsidRPr="00370243">
        <w:rPr>
          <w:rFonts w:cstheme="minorHAnsi"/>
          <w:sz w:val="22"/>
          <w:szCs w:val="22"/>
          <w:lang w:val="en-US"/>
        </w:rPr>
        <w:fldChar w:fldCharType="end"/>
      </w:r>
      <w:r w:rsidR="002A6E79" w:rsidRPr="00370243">
        <w:rPr>
          <w:rFonts w:cstheme="minorHAnsi"/>
          <w:sz w:val="22"/>
          <w:szCs w:val="22"/>
          <w:lang w:val="en-US"/>
        </w:rPr>
        <w:t xml:space="preserve">. </w:t>
      </w:r>
      <w:r w:rsidRPr="007B4B47">
        <w:rPr>
          <w:rFonts w:cstheme="minorHAnsi"/>
          <w:sz w:val="22"/>
          <w:szCs w:val="22"/>
          <w:lang w:val="en-US"/>
        </w:rPr>
        <w:t>Taken together, the evidence suggests that moose rely on a suite of avoidance behaviors to survive high temperatures, but those same behaviors</w:t>
      </w:r>
      <w:r w:rsidR="00490FA8" w:rsidRPr="00370243">
        <w:rPr>
          <w:rFonts w:cstheme="minorHAnsi"/>
          <w:sz w:val="22"/>
          <w:szCs w:val="22"/>
          <w:lang w:val="en-US"/>
        </w:rPr>
        <w:t xml:space="preserve"> </w:t>
      </w:r>
      <w:r w:rsidRPr="007B4B47">
        <w:rPr>
          <w:rFonts w:cstheme="minorHAnsi"/>
          <w:sz w:val="22"/>
          <w:szCs w:val="22"/>
          <w:lang w:val="en-US"/>
        </w:rPr>
        <w:t>may negatively affect individual fitness and population dynamics as climates continue to warm.</w:t>
      </w:r>
    </w:p>
    <w:p w14:paraId="26FDE0D0" w14:textId="52238DDD" w:rsidR="007B4B47" w:rsidRPr="007B4B47" w:rsidRDefault="007B4B47" w:rsidP="007B4B47">
      <w:pPr>
        <w:rPr>
          <w:rFonts w:cstheme="minorHAnsi"/>
          <w:sz w:val="22"/>
          <w:szCs w:val="22"/>
          <w:lang w:val="en-US"/>
        </w:rPr>
      </w:pPr>
      <w:r w:rsidRPr="007B4B47">
        <w:rPr>
          <w:rFonts w:cstheme="minorHAnsi"/>
          <w:sz w:val="22"/>
          <w:szCs w:val="22"/>
          <w:lang w:val="en-US"/>
        </w:rPr>
        <w:t>Beyond individual physiology and behavior, it is important to recognize that moose occupy a keystone role in boreal ecosystems. As large herbivores, moose function as ecosystem engineers that influence their environment. Their feeding habits can shape forest composition and carbon storage</w:t>
      </w:r>
      <w:r w:rsidR="00C16736" w:rsidRPr="00370243">
        <w:rPr>
          <w:rFonts w:cstheme="minorHAnsi"/>
          <w:sz w:val="22"/>
          <w:szCs w:val="22"/>
          <w:lang w:val="en-US"/>
        </w:rPr>
        <w:t>,</w:t>
      </w:r>
      <w:r w:rsidRPr="007B4B47">
        <w:rPr>
          <w:rFonts w:cstheme="minorHAnsi"/>
          <w:sz w:val="22"/>
          <w:szCs w:val="22"/>
          <w:lang w:val="en-US"/>
        </w:rPr>
        <w:t xml:space="preserve"> for instance, intense moose browsing in summer can substantially reduce new woody growth and even alter regional carbon balanc</w:t>
      </w:r>
      <w:r w:rsidR="00C16736" w:rsidRPr="00370243">
        <w:rPr>
          <w:rFonts w:cstheme="minorHAnsi"/>
          <w:sz w:val="22"/>
          <w:szCs w:val="22"/>
          <w:lang w:val="en-US"/>
        </w:rPr>
        <w:t xml:space="preserve">e </w:t>
      </w:r>
      <w:r w:rsidR="00C16736" w:rsidRPr="00370243">
        <w:rPr>
          <w:rFonts w:cstheme="minorHAnsi"/>
          <w:sz w:val="22"/>
          <w:szCs w:val="22"/>
          <w:lang w:val="en-US"/>
        </w:rPr>
        <w:fldChar w:fldCharType="begin"/>
      </w:r>
      <w:r w:rsidR="004A13DD" w:rsidRPr="00370243">
        <w:rPr>
          <w:rFonts w:cstheme="minorHAnsi"/>
          <w:sz w:val="22"/>
          <w:szCs w:val="22"/>
          <w:lang w:val="en-US"/>
        </w:rPr>
        <w:instrText xml:space="preserve"> ADDIN ZOTERO_ITEM CSL_CITATION {"citationID":"nZ0fsqHw","properties":{"formattedCitation":"(Jennewein et al., 2020)","plainCitation":"(Jennewein et al., 2020)","noteIndex":0},"citationItems":[{"id":2054,"uris":["http://zotero.org/users/7559248/items/3GLS2PP8"],"itemData":{"id":2054,"type":"article-journal","abstract":"Temperatures in arctic-boreal regions are increasing rapidly and pose significant challenges to moose (Alces alces), a heat-sensitive large-bodied mammal. Moose act as ecosystem engineers, by regulating forest carbon and structure, below ground nitrogen cycling processes, and predator-prey dynamics. Previous studies showed that during hotter periods, moose displayed stronger selection for wetland habitats, taller and denser forest canopies, and minimized exposure to solar radiation. However, previous studies regarding moose behavioral thermoregulation occurred in Europe or southern moose range in North America. Understanding whether ambient temperature elicits a behavioral response in high-northern latitude moose populations in North America may be increasingly important as these arctic-boreal systems have been warming at a rate two to three times the global mean.","container-title":"Movement Ecology","DOI":"10.1186/s40462-020-00223-9","ISSN":"2051-3933","issue":"1","journalAbbreviation":"Movement Ecology","page":"39","source":"BioMed Central","title":"Behavioral modifications by a large-northern herbivore to mitigate warming conditions","volume":"8","author":[{"family":"Jennewein","given":"Jyoti S."},{"family":"Hebblewhite","given":"Mark"},{"family":"Mahoney","given":"Peter"},{"family":"Gilbert","given":"Sophie"},{"family":"Meddens","given":"Arjan J. H."},{"family":"Boelman","given":"Natalie T."},{"family":"Joly","given":"Kyle"},{"family":"Jones","given":"Kimberly"},{"family":"Kellie","given":"Kalin A."},{"family":"Brainerd","given":"Scott"},{"family":"Vierling","given":"Lee A."},{"family":"Eitel","given":"Jan U. H."}],"issued":{"date-parts":[["2020",10,15]]}}}],"schema":"https://github.com/citation-style-language/schema/raw/master/csl-citation.json"} </w:instrText>
      </w:r>
      <w:r w:rsidR="00C16736" w:rsidRPr="00370243">
        <w:rPr>
          <w:rFonts w:cstheme="minorHAnsi"/>
          <w:sz w:val="22"/>
          <w:szCs w:val="22"/>
          <w:lang w:val="en-US"/>
        </w:rPr>
        <w:fldChar w:fldCharType="separate"/>
      </w:r>
      <w:r w:rsidR="004A13DD" w:rsidRPr="00370243">
        <w:rPr>
          <w:rFonts w:cstheme="minorHAnsi"/>
          <w:noProof/>
          <w:sz w:val="22"/>
          <w:szCs w:val="22"/>
          <w:lang w:val="en-US"/>
        </w:rPr>
        <w:t>(Jennewein et al., 2020)</w:t>
      </w:r>
      <w:r w:rsidR="00C16736" w:rsidRPr="00370243">
        <w:rPr>
          <w:rFonts w:cstheme="minorHAnsi"/>
          <w:sz w:val="22"/>
          <w:szCs w:val="22"/>
          <w:lang w:val="en-US"/>
        </w:rPr>
        <w:fldChar w:fldCharType="end"/>
      </w:r>
      <w:r w:rsidR="00C16736" w:rsidRPr="00370243">
        <w:rPr>
          <w:rFonts w:cstheme="minorHAnsi"/>
          <w:sz w:val="22"/>
          <w:szCs w:val="22"/>
          <w:lang w:val="en-US"/>
        </w:rPr>
        <w:t xml:space="preserve">. </w:t>
      </w:r>
      <w:r w:rsidRPr="007B4B47">
        <w:rPr>
          <w:rFonts w:cstheme="minorHAnsi"/>
          <w:sz w:val="22"/>
          <w:szCs w:val="22"/>
          <w:lang w:val="en-US"/>
        </w:rPr>
        <w:t xml:space="preserve">By preferentially feeding on certain trees and shrubs, moose </w:t>
      </w:r>
      <w:r w:rsidRPr="007B4B47">
        <w:rPr>
          <w:rFonts w:cstheme="minorHAnsi"/>
          <w:sz w:val="22"/>
          <w:szCs w:val="22"/>
          <w:lang w:val="en-US"/>
        </w:rPr>
        <w:lastRenderedPageBreak/>
        <w:t xml:space="preserve">regulate forest structure and plant community dynamics over large areas. This in turn affects habitat conditions for other species and ecological processes like nutrient cycling. Moose browsing and the deposition of urine and feces redistribute nutrients from plants into the soil, thereby accelerating below-ground nitrogen cycling in heavily used areas </w:t>
      </w:r>
      <w:r w:rsidR="00C16736" w:rsidRPr="00370243">
        <w:rPr>
          <w:rFonts w:cstheme="minorHAnsi"/>
          <w:sz w:val="22"/>
          <w:szCs w:val="22"/>
          <w:lang w:val="en-US"/>
        </w:rPr>
        <w:fldChar w:fldCharType="begin"/>
      </w:r>
      <w:r w:rsidR="00C16736" w:rsidRPr="00370243">
        <w:rPr>
          <w:rFonts w:cstheme="minorHAnsi"/>
          <w:sz w:val="22"/>
          <w:szCs w:val="22"/>
          <w:lang w:val="en-US"/>
        </w:rPr>
        <w:instrText xml:space="preserve"> ADDIN ZOTERO_ITEM CSL_CITATION {"citationID":"CUCRNyZS","properties":{"formattedCitation":"(Bump et al., 2017)","plainCitation":"(Bump et al., 2017)","noteIndex":0},"citationItems":[{"id":2057,"uris":["http://zotero.org/users/7559248/items/SGWAHEV7"],"itemData":{"id":2057,"type":"article-journal","abstract":"While the ecological importance of bioturbation is well recognized and the prevalence of aquatic foraging by terrestrial ungulates is increasingly appreciated, research linking how terrestrial ungulates function as disturbance mechanisms via bioturbation in freshwater systems is lacking. The purpose of this study was to quantify potential nutrient pulses released from benthic sediments into the water column when moose Alces alces feed on aquatic plants. We also determined if we could experimentally mimic the benthic disturbance and the expected nutrient pulse created when moose feed aquatically. When moose foraged aquatically, significant releases of both total and dissolved phosphorus (P) and nitrogen (N) resulted in the waters that were disturbed in foraging areas compared to adjacent undisturbed waters. Nutrient concentrations for total P and N ranged from 42.5 × and 2.7 × greater in disturbed than undisturbed, respectively. Dissolved P and N were 26.8 × and 1.5 × greater, respectively, in disturbed versus undisturbed waters. Our experimental mimic created increases of total and dissolved P and N that were equivalent to pulses created by moose. This indicates that it is possible to experimentally test by proxy the potential impact of moose bioturbation on other ecosystem processes. This study is the first quantification of moose foraging as a consumer mechanism that influences the release of limiting nutrients in aquatic systems, thereby emphasizing the potential cascading importance for nutrient uptake and productivity of plants and microbes.","container-title":"Oikos","DOI":"10.1111/oik.03591","ISSN":"1600-0706","issue":"3","language":"en","license":"© 2016 The Authors","note":"_eprint: https://onlinelibrary.wiley.com/doi/pdf/10.1111/oik.03591","page":"389-397","source":"Wiley Online Library","title":"Nutrient release from moose bioturbation in aquatic ecosystems","volume":"126","author":[{"family":"Bump","given":"Joseph K."},{"family":"Bergman","given":"Brenda G."},{"family":"Schrank","given":"Amy J."},{"family":"Marcarelli","given":"Amy M."},{"family":"Kane","given":"Evan S."},{"family":"Risch","given":"Anita C."},{"family":"Schütz","given":"Martin"}],"issued":{"date-parts":[["2017"]]}}}],"schema":"https://github.com/citation-style-language/schema/raw/master/csl-citation.json"} </w:instrText>
      </w:r>
      <w:r w:rsidR="00C16736" w:rsidRPr="00370243">
        <w:rPr>
          <w:rFonts w:cstheme="minorHAnsi"/>
          <w:sz w:val="22"/>
          <w:szCs w:val="22"/>
          <w:lang w:val="en-US"/>
        </w:rPr>
        <w:fldChar w:fldCharType="separate"/>
      </w:r>
      <w:r w:rsidR="00C16736" w:rsidRPr="00370243">
        <w:rPr>
          <w:rFonts w:cstheme="minorHAnsi"/>
          <w:noProof/>
          <w:sz w:val="22"/>
          <w:szCs w:val="22"/>
          <w:lang w:val="en-US"/>
        </w:rPr>
        <w:t>(Bump et al., 2017)</w:t>
      </w:r>
      <w:r w:rsidR="00C16736" w:rsidRPr="00370243">
        <w:rPr>
          <w:rFonts w:cstheme="minorHAnsi"/>
          <w:sz w:val="22"/>
          <w:szCs w:val="22"/>
          <w:lang w:val="en-US"/>
        </w:rPr>
        <w:fldChar w:fldCharType="end"/>
      </w:r>
      <w:r w:rsidRPr="007B4B47">
        <w:rPr>
          <w:rFonts w:cstheme="minorHAnsi"/>
          <w:sz w:val="22"/>
          <w:szCs w:val="22"/>
          <w:lang w:val="en-US"/>
        </w:rPr>
        <w:t>. If climate-driven heat stress causes moose to alter their habitat use or daily activity there may be broader ecological consequences. Understanding moose thermal behavior is therefore not only about the animals themselves but also about anticipating shifts in ecosystem functioning under climate change.</w:t>
      </w:r>
    </w:p>
    <w:p w14:paraId="74A65477" w14:textId="448A00D0" w:rsidR="007B4B47" w:rsidRPr="007B4B47" w:rsidRDefault="007B4B47" w:rsidP="007B4B47">
      <w:pPr>
        <w:rPr>
          <w:rFonts w:cstheme="minorHAnsi"/>
          <w:sz w:val="22"/>
          <w:szCs w:val="22"/>
          <w:lang w:val="en-US"/>
        </w:rPr>
      </w:pPr>
      <w:r w:rsidRPr="007B4B47">
        <w:rPr>
          <w:rFonts w:cstheme="minorHAnsi"/>
          <w:sz w:val="22"/>
          <w:szCs w:val="22"/>
          <w:lang w:val="en-US"/>
        </w:rPr>
        <w:t xml:space="preserve">Studying moose responses to heat in high-latitude environments brings additional complexity due to extreme photoperiods. At latitudes above the Arctic Circle, summers are characterized by the midnight sun, a period of continuous or near-continuous daylight. The absence of a regular light-dark cycle can disrupt normal circadian rhythms that many animals rely on to time their behavior. Under typical conditions, daily patterns of activity and rest are synchronized to daylight and darkness by an internal circadian clock. In Arctic summers, however, those external cues are weak or absent for weeks on end. Prior research on other northern ungulates has shown that continuous summer daylight can </w:t>
      </w:r>
      <w:r w:rsidR="00340E66" w:rsidRPr="00370243">
        <w:rPr>
          <w:rFonts w:cstheme="minorHAnsi"/>
          <w:sz w:val="22"/>
          <w:szCs w:val="22"/>
          <w:lang w:val="en-US"/>
        </w:rPr>
        <w:t>diminish</w:t>
      </w:r>
      <w:r w:rsidRPr="007B4B47">
        <w:rPr>
          <w:rFonts w:cstheme="minorHAnsi"/>
          <w:sz w:val="22"/>
          <w:szCs w:val="22"/>
          <w:lang w:val="en-US"/>
        </w:rPr>
        <w:t xml:space="preserve"> 24-hour activity cycle</w:t>
      </w:r>
      <w:r w:rsidR="0046095B" w:rsidRPr="00370243">
        <w:rPr>
          <w:rFonts w:cstheme="minorHAnsi"/>
          <w:sz w:val="22"/>
          <w:szCs w:val="22"/>
          <w:lang w:val="en-US"/>
        </w:rPr>
        <w:t xml:space="preserve">s. Instead </w:t>
      </w:r>
      <w:r w:rsidRPr="007B4B47">
        <w:rPr>
          <w:rFonts w:cstheme="minorHAnsi"/>
          <w:sz w:val="22"/>
          <w:szCs w:val="22"/>
          <w:lang w:val="en-US"/>
        </w:rPr>
        <w:t xml:space="preserve">animals may adopt an arrhythmic or free-running activity pattern when day and night become indistinguishable </w:t>
      </w:r>
      <w:r w:rsidR="0046095B" w:rsidRPr="00370243">
        <w:rPr>
          <w:rFonts w:cstheme="minorHAnsi"/>
          <w:sz w:val="22"/>
          <w:szCs w:val="22"/>
          <w:lang w:val="en-US"/>
        </w:rPr>
        <w:fldChar w:fldCharType="begin"/>
      </w:r>
      <w:r w:rsidR="0046095B" w:rsidRPr="00370243">
        <w:rPr>
          <w:rFonts w:cstheme="minorHAnsi"/>
          <w:sz w:val="22"/>
          <w:szCs w:val="22"/>
          <w:lang w:val="en-US"/>
        </w:rPr>
        <w:instrText xml:space="preserve"> ADDIN ZOTERO_ITEM CSL_CITATION {"citationID":"5TLHmYJt","properties":{"formattedCitation":"(van Oort et al., 2005)","plainCitation":"(van Oort et al., 2005)","noteIndex":0},"citationItems":[{"id":2060,"uris":["http://zotero.org/users/7559248/items/5JAU37UP"],"itemData":{"id":2060,"type":"article-journal","abstract":"The light/dark cycle of day and night synchronizes an internal 'biological clock' that governs daily rhythms in behaviour, but this form of regulation is denied to polar animals for most of the year. Here we demonstrate that the continuous lighting conditions of summer and of winter at high latitudes cause a loss in daily rhythmic activity in reindeer living far above the Arctic Circle. This seasonal absence of circadian rhythmicity may be a ubiquitous trait among resident polar vertebrates.","container-title":"Nature","DOI":"10.1038/4381095a","ISSN":"1476-4687","issue":"7071","journalAbbreviation":"Nature","language":"eng","note":"PMID: 16371996","page":"1095-1096","source":"PubMed","title":"Circadian organization in reindeer","volume":"438","author":[{"family":"Oort","given":"Bob E. H.","non-dropping-particle":"van"},{"family":"Tyler","given":"Nicholas J. C."},{"family":"Gerkema","given":"Menno P."},{"family":"Folkow","given":"Lars"},{"family":"Blix","given":"Arnoldus Schytte"},{"family":"Stokkan","given":"Karl-Arne"}],"issued":{"date-parts":[["2005",12,22]]}}}],"schema":"https://github.com/citation-style-language/schema/raw/master/csl-citation.json"} </w:instrText>
      </w:r>
      <w:r w:rsidR="0046095B" w:rsidRPr="00370243">
        <w:rPr>
          <w:rFonts w:cstheme="minorHAnsi"/>
          <w:sz w:val="22"/>
          <w:szCs w:val="22"/>
          <w:lang w:val="en-US"/>
        </w:rPr>
        <w:fldChar w:fldCharType="separate"/>
      </w:r>
      <w:r w:rsidR="0046095B" w:rsidRPr="00370243">
        <w:rPr>
          <w:rFonts w:cstheme="minorHAnsi"/>
          <w:noProof/>
          <w:sz w:val="22"/>
          <w:szCs w:val="22"/>
          <w:lang w:val="en-US"/>
        </w:rPr>
        <w:t>(van Oort et al., 2005)</w:t>
      </w:r>
      <w:r w:rsidR="0046095B" w:rsidRPr="00370243">
        <w:rPr>
          <w:rFonts w:cstheme="minorHAnsi"/>
          <w:sz w:val="22"/>
          <w:szCs w:val="22"/>
          <w:lang w:val="en-US"/>
        </w:rPr>
        <w:fldChar w:fldCharType="end"/>
      </w:r>
      <w:r w:rsidR="0046095B" w:rsidRPr="00370243">
        <w:rPr>
          <w:rFonts w:cstheme="minorHAnsi"/>
          <w:sz w:val="22"/>
          <w:szCs w:val="22"/>
          <w:lang w:val="en-US"/>
        </w:rPr>
        <w:t xml:space="preserve">. </w:t>
      </w:r>
      <w:r w:rsidRPr="007B4B47">
        <w:rPr>
          <w:rFonts w:cstheme="minorHAnsi"/>
          <w:sz w:val="22"/>
          <w:szCs w:val="22"/>
          <w:lang w:val="en-US"/>
        </w:rPr>
        <w:t xml:space="preserve">For example, wild reindeer living at ~79° N latitude showed a loss of their normal daily activity rhythm during periods of perpetual sunlight </w:t>
      </w:r>
      <w:r w:rsidR="0046095B" w:rsidRPr="00370243">
        <w:rPr>
          <w:rFonts w:cstheme="minorHAnsi"/>
          <w:sz w:val="22"/>
          <w:szCs w:val="22"/>
          <w:lang w:val="en-US"/>
        </w:rPr>
        <w:fldChar w:fldCharType="begin"/>
      </w:r>
      <w:r w:rsidR="0046095B" w:rsidRPr="00370243">
        <w:rPr>
          <w:rFonts w:cstheme="minorHAnsi"/>
          <w:sz w:val="22"/>
          <w:szCs w:val="22"/>
          <w:lang w:val="en-US"/>
        </w:rPr>
        <w:instrText xml:space="preserve"> ADDIN ZOTERO_ITEM CSL_CITATION {"citationID":"yRmJpclS","properties":{"formattedCitation":"(van Oort et al., 2005)","plainCitation":"(van Oort et al., 2005)","noteIndex":0},"citationItems":[{"id":2060,"uris":["http://zotero.org/users/7559248/items/5JAU37UP"],"itemData":{"id":2060,"type":"article-journal","abstract":"The light/dark cycle of day and night synchronizes an internal 'biological clock' that governs daily rhythms in behaviour, but this form of regulation is denied to polar animals for most of the year. Here we demonstrate that the continuous lighting conditions of summer and of winter at high latitudes cause a loss in daily rhythmic activity in reindeer living far above the Arctic Circle. This seasonal absence of circadian rhythmicity may be a ubiquitous trait among resident polar vertebrates.","container-title":"Nature","DOI":"10.1038/4381095a","ISSN":"1476-4687","issue":"7071","journalAbbreviation":"Nature","language":"eng","note":"PMID: 16371996","page":"1095-1096","source":"PubMed","title":"Circadian organization in reindeer","volume":"438","author":[{"family":"Oort","given":"Bob E. H.","non-dropping-particle":"van"},{"family":"Tyler","given":"Nicholas J. C."},{"family":"Gerkema","given":"Menno P."},{"family":"Folkow","given":"Lars"},{"family":"Blix","given":"Arnoldus Schytte"},{"family":"Stokkan","given":"Karl-Arne"}],"issued":{"date-parts":[["2005",12,22]]}}}],"schema":"https://github.com/citation-style-language/schema/raw/master/csl-citation.json"} </w:instrText>
      </w:r>
      <w:r w:rsidR="0046095B" w:rsidRPr="00370243">
        <w:rPr>
          <w:rFonts w:cstheme="minorHAnsi"/>
          <w:sz w:val="22"/>
          <w:szCs w:val="22"/>
          <w:lang w:val="en-US"/>
        </w:rPr>
        <w:fldChar w:fldCharType="separate"/>
      </w:r>
      <w:r w:rsidR="0046095B" w:rsidRPr="00370243">
        <w:rPr>
          <w:rFonts w:cstheme="minorHAnsi"/>
          <w:noProof/>
          <w:sz w:val="22"/>
          <w:szCs w:val="22"/>
          <w:lang w:val="en-US"/>
        </w:rPr>
        <w:t>(van Oort et al., 2005)</w:t>
      </w:r>
      <w:r w:rsidR="0046095B" w:rsidRPr="00370243">
        <w:rPr>
          <w:rFonts w:cstheme="minorHAnsi"/>
          <w:sz w:val="22"/>
          <w:szCs w:val="22"/>
          <w:lang w:val="en-US"/>
        </w:rPr>
        <w:fldChar w:fldCharType="end"/>
      </w:r>
      <w:r w:rsidR="0046095B" w:rsidRPr="00370243">
        <w:rPr>
          <w:rFonts w:cstheme="minorHAnsi"/>
          <w:sz w:val="22"/>
          <w:szCs w:val="22"/>
          <w:lang w:val="en-US"/>
        </w:rPr>
        <w:t xml:space="preserve">. </w:t>
      </w:r>
      <w:r w:rsidRPr="007B4B47">
        <w:rPr>
          <w:rFonts w:cstheme="minorHAnsi"/>
          <w:sz w:val="22"/>
          <w:szCs w:val="22"/>
          <w:lang w:val="en-US"/>
        </w:rPr>
        <w:t xml:space="preserve">Moose in subarctic and arctic regions might likewise </w:t>
      </w:r>
      <w:r w:rsidR="0046095B" w:rsidRPr="00370243">
        <w:rPr>
          <w:rFonts w:cstheme="minorHAnsi"/>
          <w:sz w:val="22"/>
          <w:szCs w:val="22"/>
          <w:lang w:val="en-US"/>
        </w:rPr>
        <w:t xml:space="preserve">break away from </w:t>
      </w:r>
      <w:r w:rsidRPr="007B4B47">
        <w:rPr>
          <w:rFonts w:cstheme="minorHAnsi"/>
          <w:sz w:val="22"/>
          <w:szCs w:val="22"/>
          <w:lang w:val="en-US"/>
        </w:rPr>
        <w:t xml:space="preserve">circadian behavioral rhythms during the midnight sun. Instead of the pronounced diurnal cycle seen in lower </w:t>
      </w:r>
      <w:r w:rsidR="0046095B" w:rsidRPr="00370243">
        <w:rPr>
          <w:rFonts w:cstheme="minorHAnsi"/>
          <w:sz w:val="22"/>
          <w:szCs w:val="22"/>
          <w:lang w:val="en-US"/>
        </w:rPr>
        <w:t>latitude</w:t>
      </w:r>
      <w:r w:rsidRPr="007B4B47">
        <w:rPr>
          <w:rFonts w:cstheme="minorHAnsi"/>
          <w:sz w:val="22"/>
          <w:szCs w:val="22"/>
          <w:lang w:val="en-US"/>
        </w:rPr>
        <w:t>, high-latitude moose could exhibit more irregular patterns</w:t>
      </w:r>
      <w:r w:rsidR="0046095B" w:rsidRPr="00370243">
        <w:rPr>
          <w:rFonts w:cstheme="minorHAnsi"/>
          <w:sz w:val="22"/>
          <w:szCs w:val="22"/>
          <w:lang w:val="en-US"/>
        </w:rPr>
        <w:t xml:space="preserve">. </w:t>
      </w:r>
      <w:r w:rsidRPr="007B4B47">
        <w:rPr>
          <w:rFonts w:cstheme="minorHAnsi"/>
          <w:sz w:val="22"/>
          <w:szCs w:val="22"/>
          <w:lang w:val="en-US"/>
        </w:rPr>
        <w:t>On the other hand, some studies suggest certain physiological rhythms (</w:t>
      </w:r>
      <w:r w:rsidR="00847B40" w:rsidRPr="00370243">
        <w:rPr>
          <w:rFonts w:cstheme="minorHAnsi"/>
          <w:sz w:val="22"/>
          <w:szCs w:val="22"/>
          <w:lang w:val="en-US"/>
        </w:rPr>
        <w:t>e.g.</w:t>
      </w:r>
      <w:r w:rsidRPr="007B4B47">
        <w:rPr>
          <w:rFonts w:cstheme="minorHAnsi"/>
          <w:sz w:val="22"/>
          <w:szCs w:val="22"/>
          <w:lang w:val="en-US"/>
        </w:rPr>
        <w:t xml:space="preserve"> </w:t>
      </w:r>
      <w:r w:rsidR="00E7612D" w:rsidRPr="00370243">
        <w:rPr>
          <w:rFonts w:cstheme="minorHAnsi"/>
          <w:sz w:val="22"/>
          <w:szCs w:val="22"/>
          <w:lang w:val="en-US"/>
        </w:rPr>
        <w:t xml:space="preserve">the hormone </w:t>
      </w:r>
      <w:r w:rsidR="00847B40" w:rsidRPr="00370243">
        <w:rPr>
          <w:rFonts w:cstheme="minorHAnsi"/>
          <w:sz w:val="22"/>
          <w:szCs w:val="22"/>
          <w:lang w:val="en-US"/>
        </w:rPr>
        <w:t>melatonin</w:t>
      </w:r>
      <w:r w:rsidRPr="007B4B47">
        <w:rPr>
          <w:rFonts w:cstheme="minorHAnsi"/>
          <w:sz w:val="22"/>
          <w:szCs w:val="22"/>
          <w:lang w:val="en-US"/>
        </w:rPr>
        <w:t xml:space="preserve">) persist despite continuous light, indicating that internal clocks are not entirely lost even in polar environments </w:t>
      </w:r>
      <w:r w:rsidR="0046095B" w:rsidRPr="00370243">
        <w:rPr>
          <w:rFonts w:cstheme="minorHAnsi"/>
          <w:sz w:val="22"/>
          <w:szCs w:val="22"/>
          <w:lang w:val="en-US"/>
        </w:rPr>
        <w:fldChar w:fldCharType="begin"/>
      </w:r>
      <w:r w:rsidR="0046095B" w:rsidRPr="00370243">
        <w:rPr>
          <w:rFonts w:cstheme="minorHAnsi"/>
          <w:sz w:val="22"/>
          <w:szCs w:val="22"/>
          <w:lang w:val="en-US"/>
        </w:rPr>
        <w:instrText xml:space="preserve"> ADDIN ZOTERO_ITEM CSL_CITATION {"citationID":"0jpdlHWb","properties":{"formattedCitation":"(Stokkan et al., 2007)","plainCitation":"(Stokkan et al., 2007)","noteIndex":0},"citationItems":[{"id":2062,"uris":["http://zotero.org/users/7559248/items/6NLBJ76X"],"itemData":{"id":2062,"type":"article-journal","abstract":"Abstract: In reindeer Rangifer tarandus, a high latitude species, the rhythmic production of melatonin periodically dissipates under natural photoperiods when, in mid-winter, there is near permanent darkness and again, in summer, when there is permanent light. In spring and autumn, as expected, melatonin production reflects the ambient light:dark (LD) cycle. We investigated the expression of circadian mechanisms on blood levels of melatonin in reindeer. Two experiments were conducted in which animals were transferred from natural photic conditions into continuous darkness for 3 days: (i) in February, when they had been exposed to an LD cycle (11L:13D) and (ii) in July, when they had been exposed to permanent light. In July, plasma levels of melatonin rose abruptly on exposure to darkness but then declined over 24 hr before displaying a second rise and decline over the following 36 hr. In contrast, in February, levels of melatonin rose abruptly but then remained elevated for more than 60 hr in darkness. Melatonin secretion upon exposure to darkness did not conform to a circadian pattern and did not, therefore, support the hypothesis that pineal activity in reindeer is tightly regulated by circadian mechanisms. Instead the secretion of melatonin appeared to be acutely and directly sensitive to ambient lighting. The results are consistent with a model in which Arctic resident animals have adapted to extreme photic conditions by disconnecting the generation of the pineal melatonin signal from their circadian machinery and relying, instead, on its being driven by the LD cycle for just a few weeks annually in spring and autumn.","container-title":"Journal of Pineal Research","DOI":"10.1111/j.1600-079X.2007.00476.x","ISSN":"1600-079X","issue":"3","language":"en","note":"_eprint: https://onlinelibrary.wiley.com/doi/pdf/10.1111/j.1600-079X.2007.00476.x","page":"289-293","source":"Wiley Online Library","title":"Adaptations for life in the Arctic: evidence that melatonin rhythms in reindeer are not driven by a circadian oscillator but remain acutely sensitive to environmental photoperiod","title-short":"Adaptations for life in the Arctic","volume":"43","author":[{"family":"Stokkan","given":"Karl-Arne"},{"family":"Van Oort","given":"Bob E. H."},{"family":"Tyler","given":"Nicholas J. C."},{"family":"Loudon","given":"Andrew S. I."}],"issued":{"date-parts":[["2007"]]}}}],"schema":"https://github.com/citation-style-language/schema/raw/master/csl-citation.json"} </w:instrText>
      </w:r>
      <w:r w:rsidR="0046095B" w:rsidRPr="00370243">
        <w:rPr>
          <w:rFonts w:cstheme="minorHAnsi"/>
          <w:sz w:val="22"/>
          <w:szCs w:val="22"/>
          <w:lang w:val="en-US"/>
        </w:rPr>
        <w:fldChar w:fldCharType="separate"/>
      </w:r>
      <w:r w:rsidR="0046095B" w:rsidRPr="00370243">
        <w:rPr>
          <w:rFonts w:cstheme="minorHAnsi"/>
          <w:noProof/>
          <w:sz w:val="22"/>
          <w:szCs w:val="22"/>
          <w:lang w:val="en-US"/>
        </w:rPr>
        <w:t>(Stokkan et al., 2007)</w:t>
      </w:r>
      <w:r w:rsidR="0046095B" w:rsidRPr="00370243">
        <w:rPr>
          <w:rFonts w:cstheme="minorHAnsi"/>
          <w:sz w:val="22"/>
          <w:szCs w:val="22"/>
          <w:lang w:val="en-US"/>
        </w:rPr>
        <w:fldChar w:fldCharType="end"/>
      </w:r>
      <w:r w:rsidR="0046095B" w:rsidRPr="00370243">
        <w:rPr>
          <w:rFonts w:cstheme="minorHAnsi"/>
          <w:sz w:val="22"/>
          <w:szCs w:val="22"/>
          <w:lang w:val="en-US"/>
        </w:rPr>
        <w:t xml:space="preserve">. </w:t>
      </w:r>
      <w:r w:rsidRPr="007B4B47">
        <w:rPr>
          <w:rFonts w:cstheme="minorHAnsi"/>
          <w:sz w:val="22"/>
          <w:szCs w:val="22"/>
          <w:lang w:val="en-US"/>
        </w:rPr>
        <w:t>Investigating moose behavior across a latitudinal gradient</w:t>
      </w:r>
      <w:r w:rsidR="0046095B" w:rsidRPr="00370243">
        <w:rPr>
          <w:rFonts w:cstheme="minorHAnsi"/>
          <w:sz w:val="22"/>
          <w:szCs w:val="22"/>
          <w:lang w:val="en-US"/>
        </w:rPr>
        <w:t xml:space="preserve">, </w:t>
      </w:r>
      <w:r w:rsidRPr="007B4B47">
        <w:rPr>
          <w:rFonts w:cstheme="minorHAnsi"/>
          <w:sz w:val="22"/>
          <w:szCs w:val="22"/>
          <w:lang w:val="en-US"/>
        </w:rPr>
        <w:t xml:space="preserve">from regions with a pronounced </w:t>
      </w:r>
      <w:r w:rsidR="00F02538" w:rsidRPr="00370243">
        <w:rPr>
          <w:rFonts w:cstheme="minorHAnsi"/>
          <w:sz w:val="22"/>
          <w:szCs w:val="22"/>
          <w:lang w:val="en-US"/>
        </w:rPr>
        <w:t>day-night</w:t>
      </w:r>
      <w:r w:rsidRPr="007B4B47">
        <w:rPr>
          <w:rFonts w:cstheme="minorHAnsi"/>
          <w:sz w:val="22"/>
          <w:szCs w:val="22"/>
          <w:lang w:val="en-US"/>
        </w:rPr>
        <w:t xml:space="preserve"> cycle to those with midnight sun</w:t>
      </w:r>
      <w:r w:rsidR="0046095B" w:rsidRPr="00370243">
        <w:rPr>
          <w:rFonts w:cstheme="minorHAnsi"/>
          <w:sz w:val="22"/>
          <w:szCs w:val="22"/>
          <w:lang w:val="en-US"/>
        </w:rPr>
        <w:t xml:space="preserve">, </w:t>
      </w:r>
      <w:r w:rsidRPr="007B4B47">
        <w:rPr>
          <w:rFonts w:cstheme="minorHAnsi"/>
          <w:sz w:val="22"/>
          <w:szCs w:val="22"/>
          <w:lang w:val="en-US"/>
        </w:rPr>
        <w:t xml:space="preserve">can shed light on how </w:t>
      </w:r>
      <w:r w:rsidR="0046095B" w:rsidRPr="007B4B47">
        <w:rPr>
          <w:rFonts w:cstheme="minorHAnsi"/>
          <w:sz w:val="22"/>
          <w:szCs w:val="22"/>
          <w:lang w:val="en-US"/>
        </w:rPr>
        <w:t>heat stress responses</w:t>
      </w:r>
      <w:r w:rsidR="0046095B" w:rsidRPr="00370243">
        <w:rPr>
          <w:rFonts w:cstheme="minorHAnsi"/>
          <w:sz w:val="22"/>
          <w:szCs w:val="22"/>
          <w:lang w:val="en-US"/>
        </w:rPr>
        <w:t xml:space="preserve"> </w:t>
      </w:r>
      <w:r w:rsidR="001444A7" w:rsidRPr="00370243">
        <w:rPr>
          <w:rFonts w:cstheme="minorHAnsi"/>
          <w:sz w:val="22"/>
          <w:szCs w:val="22"/>
          <w:lang w:val="en-US"/>
        </w:rPr>
        <w:t>influence</w:t>
      </w:r>
      <w:r w:rsidR="0046095B" w:rsidRPr="00370243">
        <w:rPr>
          <w:rFonts w:cstheme="minorHAnsi"/>
          <w:sz w:val="22"/>
          <w:szCs w:val="22"/>
          <w:lang w:val="en-US"/>
        </w:rPr>
        <w:t xml:space="preserve"> </w:t>
      </w:r>
      <w:r w:rsidRPr="007B4B47">
        <w:rPr>
          <w:rFonts w:cstheme="minorHAnsi"/>
          <w:sz w:val="22"/>
          <w:szCs w:val="22"/>
          <w:lang w:val="en-US"/>
        </w:rPr>
        <w:t>circadian processes</w:t>
      </w:r>
      <w:r w:rsidR="0046095B" w:rsidRPr="00370243">
        <w:rPr>
          <w:rFonts w:cstheme="minorHAnsi"/>
          <w:sz w:val="22"/>
          <w:szCs w:val="22"/>
          <w:lang w:val="en-US"/>
        </w:rPr>
        <w:t>.</w:t>
      </w:r>
    </w:p>
    <w:p w14:paraId="2C034F52" w14:textId="384AF5FF" w:rsidR="007B4B47" w:rsidRPr="007B4B47" w:rsidRDefault="007B4B47" w:rsidP="007B4B47">
      <w:pPr>
        <w:rPr>
          <w:rFonts w:cstheme="minorHAnsi"/>
          <w:sz w:val="22"/>
          <w:szCs w:val="22"/>
          <w:lang w:val="en-US"/>
        </w:rPr>
      </w:pPr>
      <w:r w:rsidRPr="007B4B47">
        <w:rPr>
          <w:rFonts w:cstheme="minorHAnsi"/>
          <w:sz w:val="22"/>
          <w:szCs w:val="22"/>
          <w:lang w:val="en-US"/>
        </w:rPr>
        <w:t xml:space="preserve">To date, most studies of moose thermoregulatory behavior </w:t>
      </w:r>
      <w:r w:rsidR="00DB306D" w:rsidRPr="00370243">
        <w:rPr>
          <w:rFonts w:cstheme="minorHAnsi"/>
          <w:sz w:val="22"/>
          <w:szCs w:val="22"/>
          <w:lang w:val="en-US"/>
        </w:rPr>
        <w:t xml:space="preserve">using telemetry </w:t>
      </w:r>
      <w:r w:rsidRPr="007B4B47">
        <w:rPr>
          <w:rFonts w:cstheme="minorHAnsi"/>
          <w:sz w:val="22"/>
          <w:szCs w:val="22"/>
          <w:lang w:val="en-US"/>
        </w:rPr>
        <w:t>have taken place in the southern parts of the species’ range or in more temperate settings, often under conditions where there is a clear day-night</w:t>
      </w:r>
      <w:r w:rsidR="00DB306D" w:rsidRPr="00370243">
        <w:rPr>
          <w:rFonts w:cstheme="minorHAnsi"/>
          <w:sz w:val="22"/>
          <w:szCs w:val="22"/>
          <w:lang w:val="en-US"/>
        </w:rPr>
        <w:t xml:space="preserve"> cycle </w:t>
      </w:r>
      <w:r w:rsidR="00DB306D" w:rsidRPr="00370243">
        <w:rPr>
          <w:rFonts w:cstheme="minorHAnsi"/>
          <w:sz w:val="22"/>
          <w:szCs w:val="22"/>
          <w:lang w:val="en-US"/>
        </w:rPr>
        <w:fldChar w:fldCharType="begin"/>
      </w:r>
      <w:r w:rsidR="00DB306D" w:rsidRPr="00370243">
        <w:rPr>
          <w:rFonts w:cstheme="minorHAnsi"/>
          <w:sz w:val="22"/>
          <w:szCs w:val="22"/>
          <w:lang w:val="en-US"/>
        </w:rPr>
        <w:instrText xml:space="preserve"> ADDIN ZOTERO_ITEM CSL_CITATION {"citationID":"yGzL9h1a","properties":{"formattedCitation":"(Lenarz et al., 2009; Montgomery et al., 2019; van Beest et al., 2012)","plainCitation":"(Lenarz et al., 2009; Montgomery et al., 2019; van Beest et al., 2012)","noteIndex":0},"citationItems":[{"id":2052,"uris":["http://zotero.org/users/7559248/items/BVFCEAM5"],"itemData":{"id":2052,"type":"article-journal","abstract":"The earth is in the midst of a pronounced warming trend and temperatures in Minnesota, USA, as elsewhere, are projected to increase. Northern Minnesota represents the southern edge to the circumpolar distribution of moose (Alces alces), a species intolerant of heat. Moose increase their metabolic rate to regulate their core body temperature as temperatures rise. We hypothesized that moose survival rates would be a function of the frequency and magnitude that ambient temperatures exceeded the upper critical temperature of moose. We compared annual and seasonal moose survival in northeastern Minnesota between 2002 and 2008 with a temperature metric. We found that models based on January temperatures above the critical threshold were inversely correlated with subsequent survival and explained &gt;78% of variability in spring, fall, and annual survival. Models based on late-spring temperatures also explained a high proportion of survival during the subsequent fall. A model based on warm-season temperatures was important in explaining survival during the subsequent winter. Our analyses suggest that temperatures may have a cumulative influence on survival. We expect that continuation or acceleration of current climate trends will result in decreased survival, a decrease in moose density, and ultimately, a retreat of moose northward from their current distribution.","container-title":"The Journal of Wildlife Management","DOI":"10.2193/2008-265","ISSN":"1937-2817","issue":"4","language":"en","note":"_eprint: https://onlinelibrary.wiley.com/doi/pdf/10.2193/2008-265","page":"503-510","source":"Wiley Online Library","title":"Temperature Mediated Moose Survival in Northeastern Minnesota","volume":"73","author":[{"family":"Lenarz","given":"Mark S."},{"family":"Nelson","given":"Michael E."},{"family":"Schrage","given":"Michael W."},{"family":"Edwards","given":"Andrew J."}],"issued":{"date-parts":[["2009"]]}}},{"id":1379,"uris":["http://zotero.org/users/7559248/items/FHQZ5CVN"],"itemData":{"id":1379,"type":"article-journal","container-title":"Journal of Mammalogy","DOI":"10.1093/jmammal/gyy185","ISSN":"0022-2372, 1545-1542","issue":"1","language":"en","page":"169-177","source":"DOI.org (Crossref)","title":"Movement modeling reveals the complex nature of the response of moose to ambient temperatures during summer","volume":"100","author":[{"family":"Montgomery","given":"Robert A"},{"family":"Redilla","given":"Kyle M"},{"family":"Moll","given":"Remington J"},{"family":"Van Moorter","given":"Bram"},{"family":"Rolandsen","given":"Christer M"},{"family":"Millspaugh","given":"Joshua J"},{"family":"Solberg","given":"Erling J"}],"issued":{"date-parts":[["2019",2,28]]}}},{"id":1431,"uris":["http://zotero.org/users/7559248/items/X89IXSXW"],"itemData":{"id":1431,"type":"article-journal","abstract":"The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00DB306D" w:rsidRPr="00370243">
        <w:rPr>
          <w:rFonts w:cstheme="minorHAnsi"/>
          <w:sz w:val="22"/>
          <w:szCs w:val="22"/>
          <w:lang w:val="en-US"/>
        </w:rPr>
        <w:fldChar w:fldCharType="separate"/>
      </w:r>
      <w:r w:rsidR="00DB306D" w:rsidRPr="00370243">
        <w:rPr>
          <w:rFonts w:cstheme="minorHAnsi"/>
          <w:noProof/>
          <w:sz w:val="22"/>
          <w:szCs w:val="22"/>
          <w:lang w:val="en-US"/>
        </w:rPr>
        <w:t>(Lenarz et al., 2009; Montgomery et al., 2019; van Beest et al., 2012)</w:t>
      </w:r>
      <w:r w:rsidR="00DB306D" w:rsidRPr="00370243">
        <w:rPr>
          <w:rFonts w:cstheme="minorHAnsi"/>
          <w:sz w:val="22"/>
          <w:szCs w:val="22"/>
          <w:lang w:val="en-US"/>
        </w:rPr>
        <w:fldChar w:fldCharType="end"/>
      </w:r>
      <w:r w:rsidRPr="007B4B47">
        <w:rPr>
          <w:rFonts w:cstheme="minorHAnsi"/>
          <w:sz w:val="22"/>
          <w:szCs w:val="22"/>
          <w:lang w:val="en-US"/>
        </w:rPr>
        <w:t xml:space="preserve">. Fewer studies have focused on moose in the far north, where climate warming is </w:t>
      </w:r>
      <w:r w:rsidR="00750D16" w:rsidRPr="00370243">
        <w:rPr>
          <w:rFonts w:cstheme="minorHAnsi"/>
          <w:sz w:val="22"/>
          <w:szCs w:val="22"/>
          <w:lang w:val="en-US"/>
        </w:rPr>
        <w:t>occurring</w:t>
      </w:r>
      <w:r w:rsidR="00750D16" w:rsidRPr="00370243">
        <w:rPr>
          <w:rFonts w:cstheme="minorHAnsi"/>
          <w:sz w:val="22"/>
          <w:szCs w:val="22"/>
          <w:lang w:val="en-US"/>
        </w:rPr>
        <w:t xml:space="preserve"> </w:t>
      </w:r>
      <w:r w:rsidRPr="007B4B47">
        <w:rPr>
          <w:rFonts w:cstheme="minorHAnsi"/>
          <w:sz w:val="22"/>
          <w:szCs w:val="22"/>
          <w:lang w:val="en-US"/>
        </w:rPr>
        <w:t>rapidly and photoperiod extremes are the norm</w:t>
      </w:r>
      <w:r w:rsidR="00DB306D" w:rsidRPr="00370243">
        <w:rPr>
          <w:rFonts w:cstheme="minorHAnsi"/>
          <w:sz w:val="22"/>
          <w:szCs w:val="22"/>
          <w:lang w:val="en-US"/>
        </w:rPr>
        <w:t xml:space="preserve"> </w:t>
      </w:r>
      <w:r w:rsidR="00DB306D" w:rsidRPr="00370243">
        <w:rPr>
          <w:rFonts w:cstheme="minorHAnsi"/>
          <w:sz w:val="22"/>
          <w:szCs w:val="22"/>
          <w:lang w:val="en-US"/>
        </w:rPr>
        <w:fldChar w:fldCharType="begin"/>
      </w:r>
      <w:r w:rsidR="004A13DD" w:rsidRPr="00370243">
        <w:rPr>
          <w:rFonts w:cstheme="minorHAnsi"/>
          <w:sz w:val="22"/>
          <w:szCs w:val="22"/>
          <w:lang w:val="en-US"/>
        </w:rPr>
        <w:instrText xml:space="preserve"> ADDIN ZOTERO_ITEM CSL_CITATION {"citationID":"9qswDfJf","properties":{"formattedCitation":"(Jennewein et al., 2020)","plainCitation":"(Jennewein et al., 2020)","noteIndex":0},"citationItems":[{"id":2054,"uris":["http://zotero.org/users/7559248/items/3GLS2PP8"],"itemData":{"id":2054,"type":"article-journal","abstract":"Temperatures in arctic-boreal regions are increasing rapidly and pose significant challenges to moose (Alces alces), a heat-sensitive large-bodied mammal. Moose act as ecosystem engineers, by regulating forest carbon and structure, below ground nitrogen cycling processes, and predator-prey dynamics. Previous studies showed that during hotter periods, moose displayed stronger selection for wetland habitats, taller and denser forest canopies, and minimized exposure to solar radiation. However, previous studies regarding moose behavioral thermoregulation occurred in Europe or southern moose range in North America. Understanding whether ambient temperature elicits a behavioral response in high-northern latitude moose populations in North America may be increasingly important as these arctic-boreal systems have been warming at a rate two to three times the global mean.","container-title":"Movement Ecology","DOI":"10.1186/s40462-020-00223-9","ISSN":"2051-3933","issue":"1","journalAbbreviation":"Movement Ecology","page":"39","source":"BioMed Central","title":"Behavioral modifications by a large-northern herbivore to mitigate warming conditions","volume":"8","author":[{"family":"Jennewein","given":"Jyoti S."},{"family":"Hebblewhite","given":"Mark"},{"family":"Mahoney","given":"Peter"},{"family":"Gilbert","given":"Sophie"},{"family":"Meddens","given":"Arjan J. H."},{"family":"Boelman","given":"Natalie T."},{"family":"Joly","given":"Kyle"},{"family":"Jones","given":"Kimberly"},{"family":"Kellie","given":"Kalin A."},{"family":"Brainerd","given":"Scott"},{"family":"Vierling","given":"Lee A."},{"family":"Eitel","given":"Jan U. H."}],"issued":{"date-parts":[["2020",10,15]]}}}],"schema":"https://github.com/citation-style-language/schema/raw/master/csl-citation.json"} </w:instrText>
      </w:r>
      <w:r w:rsidR="00DB306D" w:rsidRPr="00370243">
        <w:rPr>
          <w:rFonts w:cstheme="minorHAnsi"/>
          <w:sz w:val="22"/>
          <w:szCs w:val="22"/>
          <w:lang w:val="en-US"/>
        </w:rPr>
        <w:fldChar w:fldCharType="separate"/>
      </w:r>
      <w:r w:rsidR="004A13DD" w:rsidRPr="00370243">
        <w:rPr>
          <w:rFonts w:cstheme="minorHAnsi"/>
          <w:noProof/>
          <w:sz w:val="22"/>
          <w:szCs w:val="22"/>
          <w:lang w:val="en-US"/>
        </w:rPr>
        <w:t>(Jennewein et al., 2020)</w:t>
      </w:r>
      <w:r w:rsidR="00DB306D" w:rsidRPr="00370243">
        <w:rPr>
          <w:rFonts w:cstheme="minorHAnsi"/>
          <w:sz w:val="22"/>
          <w:szCs w:val="22"/>
          <w:lang w:val="en-US"/>
        </w:rPr>
        <w:fldChar w:fldCharType="end"/>
      </w:r>
      <w:r w:rsidRPr="007B4B47">
        <w:rPr>
          <w:rFonts w:cstheme="minorHAnsi"/>
          <w:sz w:val="22"/>
          <w:szCs w:val="22"/>
          <w:lang w:val="en-US"/>
        </w:rPr>
        <w:t>. Additionally, previous research has often relied on</w:t>
      </w:r>
      <w:r w:rsidR="00DB306D" w:rsidRPr="00370243">
        <w:rPr>
          <w:rFonts w:cstheme="minorHAnsi"/>
          <w:sz w:val="22"/>
          <w:szCs w:val="22"/>
          <w:lang w:val="en-US"/>
        </w:rPr>
        <w:t xml:space="preserve"> binning the temporal dimension into discrete times of the day (e.g. dawn, dusk, day night)</w:t>
      </w:r>
      <w:r w:rsidR="0046257C" w:rsidRPr="00370243">
        <w:rPr>
          <w:rFonts w:cstheme="minorHAnsi"/>
          <w:sz w:val="22"/>
          <w:szCs w:val="22"/>
          <w:lang w:val="en-US"/>
        </w:rPr>
        <w:t xml:space="preserve"> </w:t>
      </w:r>
      <w:r w:rsidR="0046257C" w:rsidRPr="00370243">
        <w:rPr>
          <w:rFonts w:cstheme="minorHAnsi"/>
          <w:sz w:val="22"/>
          <w:szCs w:val="22"/>
          <w:lang w:val="en-US"/>
        </w:rPr>
        <w:fldChar w:fldCharType="begin"/>
      </w:r>
      <w:r w:rsidR="0046257C" w:rsidRPr="00370243">
        <w:rPr>
          <w:rFonts w:cstheme="minorHAnsi"/>
          <w:sz w:val="22"/>
          <w:szCs w:val="22"/>
          <w:lang w:val="en-US"/>
        </w:rPr>
        <w:instrText xml:space="preserve"> ADDIN ZOTERO_ITEM CSL_CITATION {"citationID":"lWZOgUFd","properties":{"formattedCitation":"(Lenarz et al., 2009; van Beest et al., 2012)","plainCitation":"(Lenarz et al., 2009; van Beest et al., 2012)","noteIndex":0},"citationItems":[{"id":2052,"uris":["http://zotero.org/users/7559248/items/BVFCEAM5"],"itemData":{"id":2052,"type":"article-journal","abstract":"The earth is in the midst of a pronounced warming trend and temperatures in Minnesota, USA, as elsewhere, are projected to increase. Northern Minnesota represents the southern edge to the circumpolar distribution of moose (Alces alces), a species intolerant of heat. Moose increase their metabolic rate to regulate their core body temperature as temperatures rise. We hypothesized that moose survival rates would be a function of the frequency and magnitude that ambient temperatures exceeded the upper critical temperature of moose. We compared annual and seasonal moose survival in northeastern Minnesota between 2002 and 2008 with a temperature metric. We found that models based on January temperatures above the critical threshold were inversely correlated with subsequent survival and explained &gt;78% of variability in spring, fall, and annual survival. Models based on late-spring temperatures also explained a high proportion of survival during the subsequent fall. A model based on warm-season temperatures was important in explaining survival during the subsequent winter. Our analyses suggest that temperatures may have a cumulative influence on survival. We expect that continuation or acceleration of current climate trends will result in decreased survival, a decrease in moose density, and ultimately, a retreat of moose northward from their current distribution.","container-title":"The Journal of Wildlife Management","DOI":"10.2193/2008-265","ISSN":"1937-2817","issue":"4","language":"en","note":"_eprint: https://onlinelibrary.wiley.com/doi/pdf/10.2193/2008-265","page":"503-510","source":"Wiley Online Library","title":"Temperature Mediated Moose Survival in Northeastern Minnesota","volume":"73","author":[{"family":"Lenarz","given":"Mark S."},{"family":"Nelson","given":"Michael E."},{"family":"Schrage","given":"Michael W."},{"family":"Edwards","given":"Andrew J."}],"issued":{"date-parts":[["2009"]]}}},{"id":1431,"uris":["http://zotero.org/users/7559248/items/X89IXSXW"],"itemData":{"id":1431,"type":"article-journal","abstract":"The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0046257C" w:rsidRPr="00370243">
        <w:rPr>
          <w:rFonts w:cstheme="minorHAnsi"/>
          <w:sz w:val="22"/>
          <w:szCs w:val="22"/>
          <w:lang w:val="en-US"/>
        </w:rPr>
        <w:fldChar w:fldCharType="separate"/>
      </w:r>
      <w:r w:rsidR="0046257C" w:rsidRPr="00370243">
        <w:rPr>
          <w:rFonts w:cstheme="minorHAnsi"/>
          <w:noProof/>
          <w:sz w:val="22"/>
          <w:szCs w:val="22"/>
          <w:lang w:val="en-US"/>
        </w:rPr>
        <w:t>(Lenarz et al., 2009; van Beest et al., 2012)</w:t>
      </w:r>
      <w:r w:rsidR="0046257C" w:rsidRPr="00370243">
        <w:rPr>
          <w:rFonts w:cstheme="minorHAnsi"/>
          <w:sz w:val="22"/>
          <w:szCs w:val="22"/>
          <w:lang w:val="en-US"/>
        </w:rPr>
        <w:fldChar w:fldCharType="end"/>
      </w:r>
      <w:r w:rsidR="00DB306D" w:rsidRPr="00370243">
        <w:rPr>
          <w:rFonts w:cstheme="minorHAnsi"/>
          <w:sz w:val="22"/>
          <w:szCs w:val="22"/>
          <w:lang w:val="en-US"/>
        </w:rPr>
        <w:t xml:space="preserve">. </w:t>
      </w:r>
      <w:r w:rsidR="004B5AC0" w:rsidRPr="00370243">
        <w:rPr>
          <w:rFonts w:cstheme="minorHAnsi"/>
          <w:sz w:val="22"/>
          <w:szCs w:val="22"/>
          <w:lang w:val="en-US"/>
        </w:rPr>
        <w:t>Temperature covariates</w:t>
      </w:r>
      <w:r w:rsidRPr="007B4B47">
        <w:rPr>
          <w:rFonts w:cstheme="minorHAnsi"/>
          <w:sz w:val="22"/>
          <w:szCs w:val="22"/>
          <w:lang w:val="en-US"/>
        </w:rPr>
        <w:t xml:space="preserve"> </w:t>
      </w:r>
      <w:r w:rsidR="004B5AC0" w:rsidRPr="00370243">
        <w:rPr>
          <w:rFonts w:cstheme="minorHAnsi"/>
          <w:sz w:val="22"/>
          <w:szCs w:val="22"/>
          <w:lang w:val="en-US"/>
        </w:rPr>
        <w:t xml:space="preserve">have also been </w:t>
      </w:r>
      <w:r w:rsidRPr="007B4B47">
        <w:rPr>
          <w:rFonts w:cstheme="minorHAnsi"/>
          <w:sz w:val="22"/>
          <w:szCs w:val="22"/>
          <w:lang w:val="en-US"/>
        </w:rPr>
        <w:t>summarized as daily maximums, an approach that may miss fine-scale spikes in temperature and the immediate behavioral adjustments moose make hour by hour</w:t>
      </w:r>
      <w:r w:rsidR="004B5AC0" w:rsidRPr="00370243">
        <w:rPr>
          <w:rFonts w:cstheme="minorHAnsi"/>
          <w:sz w:val="22"/>
          <w:szCs w:val="22"/>
          <w:lang w:val="en-US"/>
        </w:rPr>
        <w:t xml:space="preserve"> </w:t>
      </w:r>
      <w:r w:rsidR="00B6622F" w:rsidRPr="00370243">
        <w:rPr>
          <w:rFonts w:cstheme="minorHAnsi"/>
          <w:sz w:val="22"/>
          <w:szCs w:val="22"/>
          <w:lang w:val="en-US"/>
        </w:rPr>
        <w:fldChar w:fldCharType="begin"/>
      </w:r>
      <w:r w:rsidR="00B6622F" w:rsidRPr="00370243">
        <w:rPr>
          <w:rFonts w:cstheme="minorHAnsi"/>
          <w:sz w:val="22"/>
          <w:szCs w:val="22"/>
          <w:lang w:val="en-US"/>
        </w:rPr>
        <w:instrText xml:space="preserve"> ADDIN ZOTERO_ITEM CSL_CITATION {"citationID":"RvLtFQRn","properties":{"formattedCitation":"(Lenarz et al., 2009)","plainCitation":"(Lenarz et al., 2009)","noteIndex":0},"citationItems":[{"id":2052,"uris":["http://zotero.org/users/7559248/items/BVFCEAM5"],"itemData":{"id":2052,"type":"article-journal","abstract":"The earth is in the midst of a pronounced warming trend and temperatures in Minnesota, USA, as elsewhere, are projected to increase. Northern Minnesota represents the southern edge to the circumpolar distribution of moose (Alces alces), a species intolerant of heat. Moose increase their metabolic rate to regulate their core body temperature as temperatures rise. We hypothesized that moose survival rates would be a function of the frequency and magnitude that ambient temperatures exceeded the upper critical temperature of moose. We compared annual and seasonal moose survival in northeastern Minnesota between 2002 and 2008 with a temperature metric. We found that models based on January temperatures above the critical threshold were inversely correlated with subsequent survival and explained &gt;78% of variability in spring, fall, and annual survival. Models based on late-spring temperatures also explained a high proportion of survival during the subsequent fall. A model based on warm-season temperatures was important in explaining survival during the subsequent winter. Our analyses suggest that temperatures may have a cumulative influence on survival. We expect that continuation or acceleration of current climate trends will result in decreased survival, a decrease in moose density, and ultimately, a retreat of moose northward from their current distribution.","container-title":"The Journal of Wildlife Management","DOI":"10.2193/2008-265","ISSN":"1937-2817","issue":"4","language":"en","note":"_eprint: https://onlinelibrary.wiley.com/doi/pdf/10.2193/2008-265","page":"503-510","source":"Wiley Online Library","title":"Temperature Mediated Moose Survival in Northeastern Minnesota","volume":"73","author":[{"family":"Lenarz","given":"Mark S."},{"family":"Nelson","given":"Michael E."},{"family":"Schrage","given":"Michael W."},{"family":"Edwards","given":"Andrew J."}],"issued":{"date-parts":[["2009"]]}}}],"schema":"https://github.com/citation-style-language/schema/raw/master/csl-citation.json"} </w:instrText>
      </w:r>
      <w:r w:rsidR="00B6622F" w:rsidRPr="00370243">
        <w:rPr>
          <w:rFonts w:cstheme="minorHAnsi"/>
          <w:sz w:val="22"/>
          <w:szCs w:val="22"/>
          <w:lang w:val="en-US"/>
        </w:rPr>
        <w:fldChar w:fldCharType="separate"/>
      </w:r>
      <w:r w:rsidR="00B6622F" w:rsidRPr="00370243">
        <w:rPr>
          <w:rFonts w:cstheme="minorHAnsi"/>
          <w:noProof/>
          <w:sz w:val="22"/>
          <w:szCs w:val="22"/>
          <w:lang w:val="en-US"/>
        </w:rPr>
        <w:t>(Lenarz et al., 2009)</w:t>
      </w:r>
      <w:r w:rsidR="00B6622F" w:rsidRPr="00370243">
        <w:rPr>
          <w:rFonts w:cstheme="minorHAnsi"/>
          <w:sz w:val="22"/>
          <w:szCs w:val="22"/>
          <w:lang w:val="en-US"/>
        </w:rPr>
        <w:fldChar w:fldCharType="end"/>
      </w:r>
      <w:r w:rsidRPr="007B4B47">
        <w:rPr>
          <w:rFonts w:cstheme="minorHAnsi"/>
          <w:sz w:val="22"/>
          <w:szCs w:val="22"/>
          <w:lang w:val="en-US"/>
        </w:rPr>
        <w:t xml:space="preserve">. While </w:t>
      </w:r>
      <w:r w:rsidR="00B6622F" w:rsidRPr="00370243">
        <w:rPr>
          <w:rFonts w:cstheme="minorHAnsi"/>
          <w:sz w:val="22"/>
          <w:szCs w:val="22"/>
          <w:lang w:val="en-US"/>
        </w:rPr>
        <w:t>such</w:t>
      </w:r>
      <w:r w:rsidRPr="007B4B47">
        <w:rPr>
          <w:rFonts w:cstheme="minorHAnsi"/>
          <w:sz w:val="22"/>
          <w:szCs w:val="22"/>
          <w:lang w:val="en-US"/>
        </w:rPr>
        <w:t xml:space="preserve"> studies </w:t>
      </w:r>
      <w:r w:rsidR="00170370" w:rsidRPr="00370243">
        <w:rPr>
          <w:rFonts w:cstheme="minorHAnsi"/>
          <w:sz w:val="22"/>
          <w:szCs w:val="22"/>
          <w:lang w:val="en-US"/>
        </w:rPr>
        <w:t>have provided</w:t>
      </w:r>
      <w:r w:rsidRPr="007B4B47">
        <w:rPr>
          <w:rFonts w:cstheme="minorHAnsi"/>
          <w:sz w:val="22"/>
          <w:szCs w:val="22"/>
          <w:lang w:val="en-US"/>
        </w:rPr>
        <w:t xml:space="preserve"> valuable insights</w:t>
      </w:r>
      <w:r w:rsidR="00255CDE" w:rsidRPr="00370243">
        <w:rPr>
          <w:rFonts w:cstheme="minorHAnsi"/>
          <w:sz w:val="22"/>
          <w:szCs w:val="22"/>
          <w:lang w:val="en-US"/>
        </w:rPr>
        <w:t xml:space="preserve">, </w:t>
      </w:r>
      <w:r w:rsidRPr="007B4B47">
        <w:rPr>
          <w:rFonts w:cstheme="minorHAnsi"/>
          <w:sz w:val="22"/>
          <w:szCs w:val="22"/>
          <w:lang w:val="en-US"/>
        </w:rPr>
        <w:t xml:space="preserve">they lack the temporal </w:t>
      </w:r>
      <w:r w:rsidR="00B6622F" w:rsidRPr="00370243">
        <w:rPr>
          <w:rFonts w:cstheme="minorHAnsi"/>
          <w:sz w:val="22"/>
          <w:szCs w:val="22"/>
          <w:lang w:val="en-US"/>
        </w:rPr>
        <w:t xml:space="preserve">detail </w:t>
      </w:r>
      <w:r w:rsidRPr="007B4B47">
        <w:rPr>
          <w:rFonts w:cstheme="minorHAnsi"/>
          <w:sz w:val="22"/>
          <w:szCs w:val="22"/>
          <w:lang w:val="en-US"/>
        </w:rPr>
        <w:t>to analyze how moose behavior changes within a single hot day or over the course of a multi-day heatwave. Moreover, past analyses often did not explicitly isolate heatwave events</w:t>
      </w:r>
      <w:r w:rsidR="00B6622F" w:rsidRPr="00370243">
        <w:rPr>
          <w:rFonts w:cstheme="minorHAnsi"/>
          <w:sz w:val="22"/>
          <w:szCs w:val="22"/>
          <w:lang w:val="en-US"/>
        </w:rPr>
        <w:t xml:space="preserve"> </w:t>
      </w:r>
      <w:r w:rsidRPr="007B4B47">
        <w:rPr>
          <w:rFonts w:cstheme="minorHAnsi"/>
          <w:sz w:val="22"/>
          <w:szCs w:val="22"/>
          <w:lang w:val="en-US"/>
        </w:rPr>
        <w:t>but rather correlated temperatures with moose behaviors. This leaves a knowledge gap in understanding the acute, context-specific behavioral shifts that occur during heatwaves, as opposed to the baseline summer behavior under milder conditions. To our knowledge, no prior study has simultaneously examined moose activity patterns with high temporal detail and in relation to discrete heatwave events, particularly while accounting for circadian context</w:t>
      </w:r>
      <w:r w:rsidR="00E93F3D" w:rsidRPr="00370243">
        <w:rPr>
          <w:rFonts w:cstheme="minorHAnsi"/>
          <w:sz w:val="22"/>
          <w:szCs w:val="22"/>
          <w:lang w:val="en-US"/>
        </w:rPr>
        <w:t xml:space="preserve"> </w:t>
      </w:r>
      <w:r w:rsidRPr="007B4B47">
        <w:rPr>
          <w:rFonts w:cstheme="minorHAnsi"/>
          <w:sz w:val="22"/>
          <w:szCs w:val="22"/>
          <w:lang w:val="en-US"/>
        </w:rPr>
        <w:t>across different photoperiod regimes.</w:t>
      </w:r>
    </w:p>
    <w:p w14:paraId="5287B0D9" w14:textId="77777777" w:rsidR="00E93F3D" w:rsidRPr="00370243" w:rsidRDefault="007B4B47" w:rsidP="00E93F3D">
      <w:pPr>
        <w:pStyle w:val="Heading4"/>
        <w:rPr>
          <w:lang w:val="en-US"/>
        </w:rPr>
      </w:pPr>
      <w:r w:rsidRPr="00370243">
        <w:rPr>
          <w:lang w:val="en-US"/>
        </w:rPr>
        <w:lastRenderedPageBreak/>
        <w:t>Objectives and Hypotheses</w:t>
      </w:r>
    </w:p>
    <w:p w14:paraId="4326CD31" w14:textId="4E2A0D56" w:rsidR="00B160E4" w:rsidRPr="00370243" w:rsidRDefault="007B4B47" w:rsidP="00856580">
      <w:pPr>
        <w:rPr>
          <w:rFonts w:cstheme="minorHAnsi"/>
          <w:sz w:val="22"/>
          <w:szCs w:val="22"/>
          <w:lang w:val="en-US"/>
        </w:rPr>
      </w:pPr>
      <w:r w:rsidRPr="007B4B47">
        <w:rPr>
          <w:rFonts w:cstheme="minorHAnsi"/>
          <w:sz w:val="22"/>
          <w:szCs w:val="22"/>
          <w:lang w:val="en-US"/>
        </w:rPr>
        <w:t xml:space="preserve">In this thesis, </w:t>
      </w:r>
      <w:r w:rsidR="00A05437" w:rsidRPr="00370243">
        <w:rPr>
          <w:rFonts w:cstheme="minorHAnsi"/>
          <w:sz w:val="22"/>
          <w:szCs w:val="22"/>
          <w:lang w:val="en-US"/>
        </w:rPr>
        <w:t>I</w:t>
      </w:r>
      <w:r w:rsidRPr="007B4B47">
        <w:rPr>
          <w:rFonts w:cstheme="minorHAnsi"/>
          <w:sz w:val="22"/>
          <w:szCs w:val="22"/>
          <w:lang w:val="en-US"/>
        </w:rPr>
        <w:t xml:space="preserve"> address the above knowledge gaps by analyzing fine-scale moose movement and behavior data during documented heatwaves across a range of environmental contexts. </w:t>
      </w:r>
      <w:r w:rsidR="005B57F1" w:rsidRPr="00370243">
        <w:rPr>
          <w:rFonts w:cstheme="minorHAnsi"/>
          <w:sz w:val="22"/>
          <w:szCs w:val="22"/>
          <w:lang w:val="en-US"/>
        </w:rPr>
        <w:t>My</w:t>
      </w:r>
      <w:r w:rsidRPr="007B4B47">
        <w:rPr>
          <w:rFonts w:cstheme="minorHAnsi"/>
          <w:sz w:val="22"/>
          <w:szCs w:val="22"/>
          <w:lang w:val="en-US"/>
        </w:rPr>
        <w:t xml:space="preserve"> goal is to determine how moose modify their behavior in response to short-term extreme heat, and whether these modifications vary with respect to </w:t>
      </w:r>
      <w:r w:rsidR="00432BC4" w:rsidRPr="00370243">
        <w:rPr>
          <w:rFonts w:cstheme="minorHAnsi"/>
          <w:sz w:val="22"/>
          <w:szCs w:val="22"/>
          <w:lang w:val="en-US"/>
        </w:rPr>
        <w:t>ecotype</w:t>
      </w:r>
      <w:r w:rsidR="00A269A2" w:rsidRPr="00370243">
        <w:rPr>
          <w:rFonts w:cstheme="minorHAnsi"/>
          <w:sz w:val="22"/>
          <w:szCs w:val="22"/>
          <w:lang w:val="en-US"/>
        </w:rPr>
        <w:t xml:space="preserve"> and</w:t>
      </w:r>
      <w:r w:rsidRPr="007B4B47">
        <w:rPr>
          <w:rFonts w:cstheme="minorHAnsi"/>
          <w:sz w:val="22"/>
          <w:szCs w:val="22"/>
          <w:lang w:val="en-US"/>
        </w:rPr>
        <w:t xml:space="preserve"> latitude. </w:t>
      </w:r>
      <w:r w:rsidR="000A6F90" w:rsidRPr="00370243">
        <w:rPr>
          <w:rFonts w:cstheme="minorHAnsi"/>
          <w:sz w:val="22"/>
          <w:szCs w:val="22"/>
          <w:lang w:val="en-US"/>
        </w:rPr>
        <w:t xml:space="preserve">Focus is </w:t>
      </w:r>
      <w:r w:rsidR="007A372A" w:rsidRPr="00370243">
        <w:rPr>
          <w:rFonts w:cstheme="minorHAnsi"/>
          <w:sz w:val="22"/>
          <w:szCs w:val="22"/>
          <w:lang w:val="en-US"/>
        </w:rPr>
        <w:t>laid</w:t>
      </w:r>
      <w:r w:rsidR="000A6F90" w:rsidRPr="00370243">
        <w:rPr>
          <w:rFonts w:cstheme="minorHAnsi"/>
          <w:sz w:val="22"/>
          <w:szCs w:val="22"/>
          <w:lang w:val="en-US"/>
        </w:rPr>
        <w:t xml:space="preserve"> </w:t>
      </w:r>
      <w:r w:rsidRPr="007B4B47">
        <w:rPr>
          <w:rFonts w:cstheme="minorHAnsi"/>
          <w:sz w:val="22"/>
          <w:szCs w:val="22"/>
          <w:lang w:val="en-US"/>
        </w:rPr>
        <w:t>on</w:t>
      </w:r>
      <w:r w:rsidR="000A6F90" w:rsidRPr="00370243">
        <w:rPr>
          <w:rFonts w:cstheme="minorHAnsi"/>
          <w:sz w:val="22"/>
          <w:szCs w:val="22"/>
          <w:lang w:val="en-US"/>
        </w:rPr>
        <w:t xml:space="preserve"> incorporating the temporal context of thermoregulatory behavior. </w:t>
      </w:r>
      <w:r w:rsidRPr="007B4B47">
        <w:rPr>
          <w:rFonts w:cstheme="minorHAnsi"/>
          <w:sz w:val="22"/>
          <w:szCs w:val="22"/>
          <w:lang w:val="en-US"/>
        </w:rPr>
        <w:t xml:space="preserve">By </w:t>
      </w:r>
      <w:r w:rsidR="000A6F90" w:rsidRPr="00370243">
        <w:rPr>
          <w:rFonts w:cstheme="minorHAnsi"/>
          <w:sz w:val="22"/>
          <w:szCs w:val="22"/>
          <w:lang w:val="en-US"/>
        </w:rPr>
        <w:t>interpolating</w:t>
      </w:r>
      <w:r w:rsidRPr="007B4B47">
        <w:rPr>
          <w:rFonts w:cstheme="minorHAnsi"/>
          <w:sz w:val="22"/>
          <w:szCs w:val="22"/>
          <w:lang w:val="en-US"/>
        </w:rPr>
        <w:t xml:space="preserve"> environmental data</w:t>
      </w:r>
      <w:r w:rsidR="000A6F90" w:rsidRPr="00370243">
        <w:rPr>
          <w:rFonts w:cstheme="minorHAnsi"/>
          <w:sz w:val="22"/>
          <w:szCs w:val="22"/>
          <w:lang w:val="en-US"/>
        </w:rPr>
        <w:t xml:space="preserve"> </w:t>
      </w:r>
      <w:r w:rsidRPr="007B4B47">
        <w:rPr>
          <w:rFonts w:cstheme="minorHAnsi"/>
          <w:sz w:val="22"/>
          <w:szCs w:val="22"/>
          <w:lang w:val="en-US"/>
        </w:rPr>
        <w:t xml:space="preserve">on similarly fine timescales, </w:t>
      </w:r>
      <w:r w:rsidR="002A3096" w:rsidRPr="00370243">
        <w:rPr>
          <w:rFonts w:cstheme="minorHAnsi"/>
          <w:sz w:val="22"/>
          <w:szCs w:val="22"/>
          <w:lang w:val="en-US"/>
        </w:rPr>
        <w:t>I</w:t>
      </w:r>
      <w:r w:rsidRPr="007B4B47">
        <w:rPr>
          <w:rFonts w:cstheme="minorHAnsi"/>
          <w:sz w:val="22"/>
          <w:szCs w:val="22"/>
          <w:lang w:val="en-US"/>
        </w:rPr>
        <w:t xml:space="preserve"> perform a context-aware analysis of moose behavior during heatwaves. Ultimately, this approach allows </w:t>
      </w:r>
      <w:r w:rsidR="00847CC8" w:rsidRPr="00370243">
        <w:rPr>
          <w:rFonts w:cstheme="minorHAnsi"/>
          <w:sz w:val="22"/>
          <w:szCs w:val="22"/>
          <w:lang w:val="en-US"/>
        </w:rPr>
        <w:t xml:space="preserve">me </w:t>
      </w:r>
      <w:r w:rsidRPr="007B4B47">
        <w:rPr>
          <w:rFonts w:cstheme="minorHAnsi"/>
          <w:sz w:val="22"/>
          <w:szCs w:val="22"/>
          <w:lang w:val="en-US"/>
        </w:rPr>
        <w:t xml:space="preserve">to test whether moose exhibit the expected heat-avoidance behaviors at a fine temporal scale and to explore how the daily rhythmicity of moose behavior is maintained or altered under the combination of heat stress and extreme daylength. </w:t>
      </w:r>
      <w:r w:rsidR="006450D4" w:rsidRPr="00370243">
        <w:rPr>
          <w:rFonts w:cstheme="minorHAnsi"/>
          <w:sz w:val="22"/>
          <w:szCs w:val="22"/>
          <w:lang w:val="en-US"/>
        </w:rPr>
        <w:t>I</w:t>
      </w:r>
      <w:r w:rsidRPr="007B4B47">
        <w:rPr>
          <w:rFonts w:cstheme="minorHAnsi"/>
          <w:sz w:val="22"/>
          <w:szCs w:val="22"/>
          <w:lang w:val="en-US"/>
        </w:rPr>
        <w:t xml:space="preserve"> hypothesize the following:</w:t>
      </w:r>
    </w:p>
    <w:p w14:paraId="5DD6088C" w14:textId="6F32FC0B" w:rsidR="00183F43" w:rsidRPr="00183F43" w:rsidRDefault="00183F43" w:rsidP="00183F43">
      <w:pPr>
        <w:rPr>
          <w:rFonts w:cstheme="minorHAnsi"/>
          <w:sz w:val="22"/>
          <w:szCs w:val="22"/>
          <w:lang w:val="en-US"/>
        </w:rPr>
      </w:pPr>
      <w:r w:rsidRPr="00370243">
        <w:rPr>
          <w:rFonts w:cstheme="minorHAnsi"/>
          <w:b/>
          <w:bCs/>
          <w:sz w:val="22"/>
          <w:szCs w:val="22"/>
          <w:lang w:val="en-US"/>
        </w:rPr>
        <w:t>I</w:t>
      </w:r>
      <w:r w:rsidRPr="00370243">
        <w:rPr>
          <w:rFonts w:cstheme="minorHAnsi"/>
          <w:sz w:val="22"/>
          <w:szCs w:val="22"/>
          <w:lang w:val="en-US"/>
        </w:rPr>
        <w:t xml:space="preserve"> </w:t>
      </w:r>
      <w:r w:rsidRPr="00183F43">
        <w:rPr>
          <w:rFonts w:cstheme="minorHAnsi"/>
          <w:sz w:val="22"/>
          <w:szCs w:val="22"/>
          <w:lang w:val="en-US"/>
        </w:rPr>
        <w:t>Heat-Avoidance Behavior Hypothesis</w:t>
      </w:r>
      <w:r w:rsidRPr="00183F43">
        <w:rPr>
          <w:rFonts w:cstheme="minorHAnsi"/>
          <w:b/>
          <w:bCs/>
          <w:sz w:val="22"/>
          <w:szCs w:val="22"/>
          <w:lang w:val="en-US"/>
        </w:rPr>
        <w:t>:</w:t>
      </w:r>
      <w:r w:rsidRPr="00183F43">
        <w:rPr>
          <w:rFonts w:cstheme="minorHAnsi"/>
          <w:sz w:val="22"/>
          <w:szCs w:val="22"/>
          <w:lang w:val="en-US"/>
        </w:rPr>
        <w:t xml:space="preserve"> During heatwave conditions, moose will exhibit pronounced heat-avoidance behaviors consistent with prior observations of heat-stressed moose. Specifically, they are expected to reduce movement during the hottest hours and increase use of shaded or thermally buffered habitats such as dense forest and wetland areas.</w:t>
      </w:r>
    </w:p>
    <w:p w14:paraId="7712BE32" w14:textId="55218378" w:rsidR="00183F43" w:rsidRPr="00183F43" w:rsidRDefault="00183F43" w:rsidP="00183F43">
      <w:pPr>
        <w:rPr>
          <w:rFonts w:cstheme="minorHAnsi"/>
          <w:sz w:val="22"/>
          <w:szCs w:val="22"/>
          <w:lang w:val="en-US"/>
        </w:rPr>
      </w:pPr>
      <w:r w:rsidRPr="00370243">
        <w:rPr>
          <w:rFonts w:cstheme="minorHAnsi"/>
          <w:b/>
          <w:bCs/>
          <w:sz w:val="22"/>
          <w:szCs w:val="22"/>
          <w:lang w:val="en-US"/>
        </w:rPr>
        <w:t>II</w:t>
      </w:r>
      <w:r w:rsidRPr="00370243">
        <w:rPr>
          <w:rFonts w:cstheme="minorHAnsi"/>
          <w:sz w:val="22"/>
          <w:szCs w:val="22"/>
          <w:lang w:val="en-US"/>
        </w:rPr>
        <w:t xml:space="preserve"> </w:t>
      </w:r>
      <w:r w:rsidRPr="00183F43">
        <w:rPr>
          <w:rFonts w:cstheme="minorHAnsi"/>
          <w:sz w:val="22"/>
          <w:szCs w:val="22"/>
          <w:lang w:val="en-US"/>
        </w:rPr>
        <w:t>Circadian Rhythm Modulation Hypothesis</w:t>
      </w:r>
      <w:r w:rsidRPr="00183F43">
        <w:rPr>
          <w:rFonts w:cstheme="minorHAnsi"/>
          <w:b/>
          <w:bCs/>
          <w:sz w:val="22"/>
          <w:szCs w:val="22"/>
          <w:lang w:val="en-US"/>
        </w:rPr>
        <w:t>:</w:t>
      </w:r>
      <w:r w:rsidRPr="00183F43">
        <w:rPr>
          <w:rFonts w:cstheme="minorHAnsi"/>
          <w:sz w:val="22"/>
          <w:szCs w:val="22"/>
          <w:lang w:val="en-US"/>
        </w:rPr>
        <w:t xml:space="preserve"> Daily activity patterns will be modulated by both heat stress and latitude. Moose in regions with continuous or prolonged daylight are expected to show weaker circadian rhythmicity, and during heatwaves, activity will shift toward cooler hours, regardless of light cues. This </w:t>
      </w:r>
      <w:r w:rsidR="004A7312" w:rsidRPr="00370243">
        <w:rPr>
          <w:rFonts w:cstheme="minorHAnsi"/>
          <w:sz w:val="22"/>
          <w:szCs w:val="22"/>
          <w:lang w:val="en-US"/>
        </w:rPr>
        <w:t xml:space="preserve">latter </w:t>
      </w:r>
      <w:r w:rsidRPr="00183F43">
        <w:rPr>
          <w:rFonts w:cstheme="minorHAnsi"/>
          <w:sz w:val="22"/>
          <w:szCs w:val="22"/>
          <w:lang w:val="en-US"/>
        </w:rPr>
        <w:t>pattern is anticipated to be more pronounced in boreal than in temperate populations.</w:t>
      </w:r>
    </w:p>
    <w:p w14:paraId="25176E1D" w14:textId="17D21F21" w:rsidR="00183F43" w:rsidRPr="00183F43" w:rsidRDefault="001444A7" w:rsidP="00183F43">
      <w:pPr>
        <w:rPr>
          <w:rFonts w:cstheme="minorHAnsi"/>
          <w:sz w:val="22"/>
          <w:szCs w:val="22"/>
          <w:lang w:val="en-US"/>
        </w:rPr>
      </w:pPr>
      <w:r w:rsidRPr="00370243">
        <w:rPr>
          <w:rFonts w:cstheme="minorHAnsi"/>
          <w:b/>
          <w:bCs/>
          <w:sz w:val="22"/>
          <w:szCs w:val="22"/>
          <w:lang w:val="en-US"/>
        </w:rPr>
        <w:t>III</w:t>
      </w:r>
      <w:r w:rsidRPr="00183F43">
        <w:rPr>
          <w:rFonts w:cstheme="minorHAnsi"/>
          <w:sz w:val="22"/>
          <w:szCs w:val="22"/>
          <w:lang w:val="en-US"/>
        </w:rPr>
        <w:t xml:space="preserve"> Foraging</w:t>
      </w:r>
      <w:r w:rsidR="00183F43" w:rsidRPr="00183F43">
        <w:rPr>
          <w:rFonts w:cstheme="minorHAnsi"/>
          <w:sz w:val="22"/>
          <w:szCs w:val="22"/>
          <w:lang w:val="en-US"/>
        </w:rPr>
        <w:t xml:space="preserve"> Opportunity Hypothesis</w:t>
      </w:r>
      <w:r w:rsidR="00183F43" w:rsidRPr="00183F43">
        <w:rPr>
          <w:rFonts w:cstheme="minorHAnsi"/>
          <w:b/>
          <w:bCs/>
          <w:sz w:val="22"/>
          <w:szCs w:val="22"/>
          <w:lang w:val="en-US"/>
        </w:rPr>
        <w:t>:</w:t>
      </w:r>
      <w:r w:rsidR="00183F43" w:rsidRPr="00183F43">
        <w:rPr>
          <w:rFonts w:cstheme="minorHAnsi"/>
          <w:sz w:val="22"/>
          <w:szCs w:val="22"/>
          <w:lang w:val="en-US"/>
        </w:rPr>
        <w:t xml:space="preserve"> Moose will attempt to offset reduced daytime foraging by intensifying selection for high-quality foraging habitats (e.g. clear-cut and young forest) during cooler periods of the heatwave cycle, such as evening or early morning hours.</w:t>
      </w:r>
    </w:p>
    <w:p w14:paraId="0EE8223C" w14:textId="667D90BB" w:rsidR="00183F43" w:rsidRPr="00183F43" w:rsidRDefault="00183F43" w:rsidP="00183F43">
      <w:pPr>
        <w:rPr>
          <w:rFonts w:cstheme="minorHAnsi"/>
          <w:sz w:val="22"/>
          <w:szCs w:val="22"/>
          <w:lang w:val="en-US"/>
        </w:rPr>
      </w:pPr>
      <w:r w:rsidRPr="00370243">
        <w:rPr>
          <w:rFonts w:cstheme="minorHAnsi"/>
          <w:b/>
          <w:bCs/>
          <w:sz w:val="22"/>
          <w:szCs w:val="22"/>
          <w:lang w:val="en-US"/>
        </w:rPr>
        <w:t>IV</w:t>
      </w:r>
      <w:r w:rsidRPr="00183F43">
        <w:rPr>
          <w:rFonts w:cstheme="minorHAnsi"/>
          <w:sz w:val="22"/>
          <w:szCs w:val="22"/>
          <w:lang w:val="en-US"/>
        </w:rPr>
        <w:t xml:space="preserve"> Water-Seeking Behavior Hypothesis</w:t>
      </w:r>
      <w:r w:rsidRPr="00183F43">
        <w:rPr>
          <w:rFonts w:cstheme="minorHAnsi"/>
          <w:b/>
          <w:bCs/>
          <w:sz w:val="22"/>
          <w:szCs w:val="22"/>
          <w:lang w:val="en-US"/>
        </w:rPr>
        <w:t>:</w:t>
      </w:r>
      <w:r w:rsidRPr="00183F43">
        <w:rPr>
          <w:rFonts w:cstheme="minorHAnsi"/>
          <w:sz w:val="22"/>
          <w:szCs w:val="22"/>
          <w:lang w:val="en-US"/>
        </w:rPr>
        <w:t xml:space="preserve"> During heatwave events, moose will exhibit increased selection for proximity to water sources</w:t>
      </w:r>
      <w:r w:rsidR="00722310" w:rsidRPr="00370243">
        <w:rPr>
          <w:rFonts w:cstheme="minorHAnsi"/>
          <w:sz w:val="22"/>
          <w:szCs w:val="22"/>
          <w:lang w:val="en-US"/>
        </w:rPr>
        <w:t xml:space="preserve"> </w:t>
      </w:r>
      <w:r w:rsidRPr="00183F43">
        <w:rPr>
          <w:rFonts w:cstheme="minorHAnsi"/>
          <w:sz w:val="22"/>
          <w:szCs w:val="22"/>
          <w:lang w:val="en-US"/>
        </w:rPr>
        <w:t>to aid in thermoregulation through direct contact</w:t>
      </w:r>
      <w:r w:rsidR="00722310" w:rsidRPr="00370243">
        <w:rPr>
          <w:rFonts w:cstheme="minorHAnsi"/>
          <w:sz w:val="22"/>
          <w:szCs w:val="22"/>
          <w:lang w:val="en-US"/>
        </w:rPr>
        <w:t>.</w:t>
      </w:r>
    </w:p>
    <w:p w14:paraId="7A760726" w14:textId="0413341C" w:rsidR="00183F43" w:rsidRPr="00183F43" w:rsidRDefault="00183F43" w:rsidP="00183F43">
      <w:pPr>
        <w:rPr>
          <w:rFonts w:cstheme="minorHAnsi"/>
          <w:sz w:val="22"/>
          <w:szCs w:val="22"/>
          <w:lang w:val="en-US"/>
        </w:rPr>
      </w:pPr>
      <w:r w:rsidRPr="00370243">
        <w:rPr>
          <w:rFonts w:cstheme="minorHAnsi"/>
          <w:b/>
          <w:bCs/>
          <w:sz w:val="22"/>
          <w:szCs w:val="22"/>
          <w:lang w:val="en-US"/>
        </w:rPr>
        <w:t>V</w:t>
      </w:r>
      <w:r w:rsidRPr="00183F43">
        <w:rPr>
          <w:rFonts w:cstheme="minorHAnsi"/>
          <w:sz w:val="22"/>
          <w:szCs w:val="22"/>
          <w:lang w:val="en-US"/>
        </w:rPr>
        <w:t xml:space="preserve"> Topographic Refuge Hypothesis: In mountainous or alpine regions, moose will shift their location toward higher elevations during heatwaves in search of cooler air temperatures. This upslope movement is expected to be most evident during midday hours when thermal stress peaks.</w:t>
      </w:r>
    </w:p>
    <w:p w14:paraId="5FB559F7" w14:textId="77777777" w:rsidR="00183F43" w:rsidRPr="00370243" w:rsidRDefault="00183F43" w:rsidP="00856580">
      <w:pPr>
        <w:rPr>
          <w:rFonts w:cstheme="minorHAnsi"/>
          <w:sz w:val="22"/>
          <w:szCs w:val="22"/>
          <w:lang w:val="en-US"/>
        </w:rPr>
      </w:pPr>
    </w:p>
    <w:p w14:paraId="696BF439" w14:textId="26B6168E" w:rsidR="00B160E4" w:rsidRPr="00370243" w:rsidRDefault="00B160E4" w:rsidP="001F06F3">
      <w:pPr>
        <w:spacing w:after="0"/>
        <w:ind w:left="720"/>
        <w:rPr>
          <w:rFonts w:cstheme="minorHAnsi"/>
          <w:sz w:val="22"/>
          <w:szCs w:val="22"/>
          <w:lang w:val="en-US"/>
        </w:rPr>
      </w:pPr>
      <w:r w:rsidRPr="00370243">
        <w:rPr>
          <w:rFonts w:cstheme="minorHAnsi"/>
          <w:sz w:val="22"/>
          <w:szCs w:val="22"/>
          <w:lang w:val="en-US"/>
        </w:rPr>
        <w:br w:type="page"/>
      </w:r>
    </w:p>
    <w:p w14:paraId="77FF7640" w14:textId="52C454A8" w:rsidR="001F06F3" w:rsidRPr="00370243" w:rsidRDefault="001F06F3" w:rsidP="001A1DE4">
      <w:pPr>
        <w:pStyle w:val="Heading1"/>
      </w:pPr>
      <w:bookmarkStart w:id="6" w:name="_Toc198785598"/>
      <w:bookmarkStart w:id="7" w:name="_Toc198864179"/>
      <w:bookmarkEnd w:id="5"/>
      <w:r w:rsidRPr="00370243">
        <w:lastRenderedPageBreak/>
        <w:t>Theoretical Framework</w:t>
      </w:r>
      <w:bookmarkEnd w:id="6"/>
      <w:bookmarkEnd w:id="7"/>
    </w:p>
    <w:p w14:paraId="51D6EF82" w14:textId="77777777" w:rsidR="001F06F3" w:rsidRPr="00370243" w:rsidRDefault="001F06F3" w:rsidP="001F06F3">
      <w:pPr>
        <w:pStyle w:val="Heading2"/>
      </w:pPr>
      <w:bookmarkStart w:id="8" w:name="_Toc198785599"/>
      <w:bookmarkStart w:id="9" w:name="_Toc198864180"/>
      <w:r w:rsidRPr="00370243">
        <w:t>Step Selection Functions (SSF)</w:t>
      </w:r>
      <w:bookmarkEnd w:id="8"/>
      <w:bookmarkEnd w:id="9"/>
    </w:p>
    <w:p w14:paraId="03814746" w14:textId="03200D5A" w:rsidR="001F06F3" w:rsidRPr="00370243" w:rsidRDefault="001F06F3" w:rsidP="001F06F3">
      <w:pPr>
        <w:rPr>
          <w:lang w:val="en-US"/>
        </w:rPr>
      </w:pPr>
      <w:r w:rsidRPr="00370243">
        <w:rPr>
          <w:lang w:val="en-US"/>
        </w:rPr>
        <w:t xml:space="preserve">With the increasing availability of telemetry data, new approaches have emerged to model habitat selection and movement decisions. Step selection functions (SSFs) provide a framework for understanding fine-scale movement choices of individual animals by analyzing them on a step-by-step basis </w:t>
      </w:r>
      <w:r w:rsidRPr="00370243">
        <w:rPr>
          <w:lang w:val="en-US"/>
        </w:rPr>
        <w:fldChar w:fldCharType="begin"/>
      </w:r>
      <w:r w:rsidR="001444A7">
        <w:rPr>
          <w:lang w:val="en-US"/>
        </w:rPr>
        <w:instrText xml:space="preserve"> ADDIN ZOTERO_ITEM CSL_CITATION {"citationID":"w1GcmkVi","properties":{"formattedCitation":"(Thurfjell et al., 2014)","plainCitation":"(Thurfjell et al., 2014)","dontUpdate":true,"noteIndex":0},"citationItems":[{"id":"Ifnam30s/liwc3y8j","uris":["http://zotero.org/users/7559248/items/SJXCXCCU"],"itemData":{"id":1331,"type":"article-journal","abstract":"Recent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Pr="00370243">
        <w:rPr>
          <w:lang w:val="en-US"/>
        </w:rPr>
        <w:fldChar w:fldCharType="separate"/>
      </w:r>
      <w:r w:rsidR="004B5AC0" w:rsidRPr="00370243">
        <w:rPr>
          <w:noProof/>
          <w:lang w:val="en-US"/>
        </w:rPr>
        <w:t>(Lenarz et al., 2009)</w:t>
      </w:r>
      <w:r w:rsidRPr="00370243">
        <w:rPr>
          <w:lang w:val="en-US"/>
        </w:rPr>
        <w:fldChar w:fldCharType="end"/>
      </w:r>
      <w:r w:rsidRPr="00370243">
        <w:rPr>
          <w:lang w:val="en-US"/>
        </w:rPr>
        <w:t>. A step represents a movement decision, and it is defined as the straight-line segment between two consecutive recorded locations of an individual</w:t>
      </w:r>
      <w:r w:rsidR="00181218" w:rsidRPr="00370243">
        <w:rPr>
          <w:lang w:val="en-US"/>
        </w:rPr>
        <w:t xml:space="preserve">. </w:t>
      </w:r>
      <w:r w:rsidRPr="00370243">
        <w:rPr>
          <w:lang w:val="en-US"/>
        </w:rPr>
        <w:t xml:space="preserve">SSFs compare observed steps to alternative steps the animal could have taken, but did not </w:t>
      </w:r>
      <w:r w:rsidRPr="00370243">
        <w:rPr>
          <w:lang w:val="en-US"/>
        </w:rPr>
        <w:fldChar w:fldCharType="begin"/>
      </w:r>
      <w:r w:rsidR="007A1630" w:rsidRPr="00370243">
        <w:rPr>
          <w:lang w:val="en-US"/>
        </w:rPr>
        <w:instrText xml:space="preserve"> ADDIN ZOTERO_ITEM CSL_CITATION {"citationID":"L3FwhnPz","properties":{"formattedCitation":"(Mawer et al., 2023)","plainCitation":"(Mawer et al., 2023)","noteIndex":0},"citationItems":[{"id":1855,"uris":["http://zotero.org/users/7559248/items/ALXNNLIQ"],"itemData":{"id":1855,"type":"article-journal","abstract":"Migration is a vital element of the life cycle of many freshwater fish species but is increasingly hampered globally by riverine barriers. Fish passes are a common approach to enable migration past barriers but are often ineffective. More knowledge is required on fish behaviour as they approach barriers such as habitat preferences.","container-title":"Movement Ecology","DOI":"10.1186/s40462-023-00414-0","ISSN":"2051-3933","issue":"1","journalAbbreviation":"Movement Ecology","page":"49","source":"BioMed Central","title":"Individual variation in the habitat selection of upstream migrating fish near a barrier","volume":"11","author":[{"family":"Mawer","given":"Rachel"},{"family":"Bruneel","given":"Stijn P."},{"family":"Pauwels","given":"Ine S."},{"family":"Elings","given":"Jelger"},{"family":"Pickholtz","given":"Eliezer"},{"family":"Pickholtz","given":"Renanel"},{"family":"Schneider","given":"Matthias"},{"family":"Coeck","given":"Johan"},{"family":"Goethals","given":"Peter L. M."}],"issued":{"date-parts":[["2023",8,7]]}}}],"schema":"https://github.com/citation-style-language/schema/raw/master/csl-citation.json"} </w:instrText>
      </w:r>
      <w:r w:rsidRPr="00370243">
        <w:rPr>
          <w:lang w:val="en-US"/>
        </w:rPr>
        <w:fldChar w:fldCharType="separate"/>
      </w:r>
      <w:r w:rsidR="007A1630" w:rsidRPr="00370243">
        <w:rPr>
          <w:noProof/>
          <w:lang w:val="en-US"/>
        </w:rPr>
        <w:t>(Mawer et al., 2023)</w:t>
      </w:r>
      <w:r w:rsidRPr="00370243">
        <w:rPr>
          <w:lang w:val="en-US"/>
        </w:rPr>
        <w:fldChar w:fldCharType="end"/>
      </w:r>
      <w:r w:rsidRPr="00370243">
        <w:rPr>
          <w:lang w:val="en-US"/>
        </w:rPr>
        <w:t xml:space="preserve">. Each observed step is paired with a set of alternative steps drawn from an empirical movement distribution fitted to the animal’s movement patterns. Commonly used distributions are a (zero-inflated) Gamma distribution for step length, and a von Mises distribution for turning angle </w:t>
      </w:r>
      <w:r w:rsidRPr="00370243">
        <w:rPr>
          <w:lang w:val="en-US"/>
        </w:rPr>
        <w:fldChar w:fldCharType="begin"/>
      </w:r>
      <w:r w:rsidR="001444A7">
        <w:rPr>
          <w:lang w:val="en-US"/>
        </w:rPr>
        <w:instrText xml:space="preserve"> ADDIN ZOTERO_ITEM CSL_CITATION {"citationID":"iP34niOP","properties":{"formattedCitation":"(Fieberg et al., 2021; Signer et al., 2019)","plainCitation":"(Fieberg et al., 2021; Signer et al., 2019)","noteIndex":0},"citationItems":[{"id":"Ifnam30s/FLYaz28t","uris":["http://zotero.org/users/7559248/items/5MMTS6BM"],"itemData":{"id":1808,"type":"article-journal","abstract":"Advances in tracking technology have led to an exponential increase in animal location data, greatly enhancing our ability to address interesting questions in movement ecology, but also presenting new challenges related to data management and analysis. Step-selection functions (SSFs) are commonly used to link environmental covariates to animal location data collected at fine temporal resolution. SSFs are estimated by comparing observed steps connecting successive animal locations to random steps, using a likelihood equivalent of a Cox proportional hazards model. By using common statistical distributions to model step length and turn angle distributions, and including habitat- and movement-related covariates (functions of distances between points, angular deviations), it is possible to make inference regarding habitat selection and movement processes or to control one process while investigating the other. The fitted model can also be used to estimate utilization distributions and mechanistic home ranges. Here, we present the R package amt (animal movement tools) that allows users to fit SSFs to data and to simulate space use of animals from fitted models. The amt package also provides tools for managing telemetry data. Using fisher (Pekania pennanti) data as a case study, we illustrate a four-step approach to the analysis of animal movement data, consisting of data management, exploratory data analysis, fitting of models, and simulating from fitted models.","container-title":"Ecology and Evolution","DOI":"10.1002/ece3.4823","ISSN":"2045-7758","issue":"2","language":"en","license":"© 2019 The Authors. Ecology and Evolution published by John Wiley &amp; Sons Ltd.","note":"_eprint: https://onlinelibrary.wiley.com/doi/pdf/10.1002/ece3.4823","page":"880-890","source":"Wiley Online Library","title":"Animal movement tools (amt): R package for managing tracking data and conducting habitat selection analyses","title-short":"Animal movement tools (amt)","volume":"9","author":[{"family":"Signer","given":"Johannes"},{"family":"Fieberg","given":"John"},{"family":"Avgar","given":"Tal"}],"issued":{"date-parts":[["2019"]]}}},{"id":1632,"uris":["http://zotero.org/users/7559248/items/U77AX97G"],"itemData":{"id":1632,"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Pr="00370243">
        <w:rPr>
          <w:lang w:val="en-US"/>
        </w:rPr>
        <w:fldChar w:fldCharType="separate"/>
      </w:r>
      <w:r w:rsidR="007A1630" w:rsidRPr="00370243">
        <w:rPr>
          <w:noProof/>
          <w:lang w:val="en-US"/>
        </w:rPr>
        <w:t>(Fieberg et al., 2021; Signer et al., 2019)</w:t>
      </w:r>
      <w:r w:rsidRPr="00370243">
        <w:rPr>
          <w:lang w:val="en-US"/>
        </w:rPr>
        <w:fldChar w:fldCharType="end"/>
      </w:r>
      <w:r w:rsidRPr="00370243">
        <w:rPr>
          <w:lang w:val="en-US"/>
        </w:rPr>
        <w:t xml:space="preserve">. The probability of selecting a particular step is estimated based on covariates associated with each step. To model habitat preferences and accessibility, environmental covariates such as vegetation type or elevation can be included. Similarly step length, log-transformed step length, and turning angle can be included to account for an animal’s movement tendencies. </w:t>
      </w:r>
      <w:r w:rsidR="00181218" w:rsidRPr="00370243">
        <w:rPr>
          <w:lang w:val="en-US"/>
        </w:rPr>
        <w:t>Finally,</w:t>
      </w:r>
      <w:r w:rsidRPr="00370243">
        <w:rPr>
          <w:lang w:val="en-US"/>
        </w:rPr>
        <w:t xml:space="preserve"> interactions of environmental and movement covariates can be included at the start of the step to model how directly and quickly an animal can move through the landscape (Signer et al. 2019).</w:t>
      </w:r>
    </w:p>
    <w:p w14:paraId="0FA1D9B4" w14:textId="5A3B6EE5" w:rsidR="001F06F3" w:rsidRPr="00370243" w:rsidRDefault="001F06F3" w:rsidP="001F06F3">
      <w:pPr>
        <w:rPr>
          <w:lang w:val="en-US"/>
        </w:rPr>
      </w:pPr>
      <w:r w:rsidRPr="00370243">
        <w:rPr>
          <w:lang w:val="en-US"/>
        </w:rPr>
        <w:t>The general form of an SSF resembles a resource selection function (RSF) and is expressed in exponential form as (Eq. 1):</w:t>
      </w:r>
    </w:p>
    <w:p w14:paraId="4F299A84" w14:textId="77777777" w:rsidR="001F06F3" w:rsidRPr="00370243" w:rsidRDefault="00000000" w:rsidP="001F06F3">
      <w:pPr>
        <w:rPr>
          <w:rFonts w:eastAsiaTheme="minorEastAsia"/>
          <w:lang w:val="en-US"/>
        </w:rPr>
      </w:pPr>
      <m:oMathPara>
        <m:oMath>
          <m:eqArr>
            <m:eqArrPr>
              <m:maxDist m:val="1"/>
              <m:ctrlPr>
                <w:rPr>
                  <w:rFonts w:ascii="Cambria Math" w:eastAsiaTheme="minorEastAsia" w:hAnsi="Cambria Math"/>
                  <w:i/>
                  <w:lang w:val="en-US"/>
                </w:rPr>
              </m:ctrlPr>
            </m:eqArrPr>
            <m:e>
              <m:r>
                <w:rPr>
                  <w:rStyle w:val="hljs-keyword"/>
                  <w:rFonts w:ascii="Cambria Math" w:hAnsi="Cambria Math"/>
                  <w:lang w:val="en-US"/>
                </w:rPr>
                <m:t>ω</m:t>
              </m:r>
              <m:d>
                <m:dPr>
                  <m:ctrlPr>
                    <w:rPr>
                      <w:rStyle w:val="hljs-keyword"/>
                      <w:rFonts w:ascii="Cambria Math" w:hAnsi="Cambria Math"/>
                      <w:i/>
                      <w:lang w:val="en-US"/>
                    </w:rPr>
                  </m:ctrlPr>
                </m:dPr>
                <m:e>
                  <m:sSub>
                    <m:sSubPr>
                      <m:ctrlPr>
                        <w:rPr>
                          <w:rStyle w:val="hljs-keyword"/>
                          <w:rFonts w:ascii="Cambria Math" w:hAnsi="Cambria Math"/>
                          <w:i/>
                          <w:lang w:val="en-US"/>
                        </w:rPr>
                      </m:ctrlPr>
                    </m:sSubPr>
                    <m:e>
                      <m:r>
                        <w:rPr>
                          <w:rStyle w:val="hljs-keyword"/>
                          <w:rFonts w:ascii="Cambria Math" w:hAnsi="Cambria Math"/>
                          <w:lang w:val="en-US"/>
                        </w:rPr>
                        <m:t>x</m:t>
                      </m:r>
                    </m:e>
                    <m:sub>
                      <m:r>
                        <w:rPr>
                          <w:rStyle w:val="hljs-keyword"/>
                          <w:rFonts w:ascii="Cambria Math" w:hAnsi="Cambria Math"/>
                          <w:lang w:val="en-US"/>
                        </w:rPr>
                        <m:t>i</m:t>
                      </m:r>
                    </m:sub>
                  </m:sSub>
                </m:e>
              </m:d>
              <m:r>
                <w:rPr>
                  <w:rStyle w:val="hljs-keyword"/>
                  <w:rFonts w:ascii="Cambria Math" w:hAnsi="Cambria Math"/>
                  <w:lang w:val="en-US"/>
                </w:rPr>
                <m:t xml:space="preserve">= </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i/>
                          <w:lang w:val="en-US"/>
                        </w:rPr>
                      </m:ctrlPr>
                    </m:dPr>
                    <m:e>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1</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i1</m:t>
                          </m:r>
                        </m:sub>
                      </m:sSub>
                      <m:r>
                        <w:rPr>
                          <w:rFonts w:ascii="Cambria Math" w:hAnsi="Cambria Math"/>
                          <w:lang w:val="en-US"/>
                        </w:rPr>
                        <m:t>+</m:t>
                      </m:r>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2</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i2</m:t>
                          </m:r>
                        </m:sub>
                      </m:sSub>
                      <m:r>
                        <w:rPr>
                          <w:rFonts w:ascii="Cambria Math" w:hAnsi="Cambria Math"/>
                          <w:lang w:val="en-US"/>
                        </w:rPr>
                        <m:t>+</m:t>
                      </m:r>
                      <m:r>
                        <m:rPr>
                          <m:sty m:val="p"/>
                        </m:rPr>
                        <w:rPr>
                          <w:rStyle w:val="hljs-keyword"/>
                          <w:rFonts w:ascii="Cambria Math" w:hAnsi="Cambria Math"/>
                          <w:lang w:val="en-US"/>
                        </w:rPr>
                        <m:t>…</m:t>
                      </m:r>
                      <m:r>
                        <w:rPr>
                          <w:rFonts w:ascii="Cambria Math" w:hAnsi="Cambria Math"/>
                          <w:lang w:val="en-US"/>
                        </w:rPr>
                        <m:t>+</m:t>
                      </m:r>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n</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in</m:t>
                          </m:r>
                        </m:sub>
                      </m:sSub>
                    </m:e>
                  </m:d>
                </m:e>
              </m:func>
              <m:r>
                <w:rPr>
                  <w:rFonts w:ascii="Cambria Math" w:eastAsiaTheme="minorEastAsia" w:hAnsi="Cambria Math"/>
                  <w:lang w:val="en-US"/>
                </w:rPr>
                <m:t xml:space="preserve"> </m:t>
              </m:r>
              <m:r>
                <w:rPr>
                  <w:rStyle w:val="hljs-keyword"/>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ctrlPr>
                <w:rPr>
                  <w:rStyle w:val="hljs-keyword"/>
                  <w:rFonts w:ascii="Cambria Math" w:hAnsi="Cambria Math"/>
                  <w:i/>
                  <w:lang w:val="en-US"/>
                </w:rPr>
              </m:ctrlPr>
            </m:e>
          </m:eqArr>
        </m:oMath>
      </m:oMathPara>
    </w:p>
    <w:p w14:paraId="7E7F47A5" w14:textId="743C8229" w:rsidR="001F06F3" w:rsidRPr="00370243" w:rsidRDefault="001F06F3" w:rsidP="002F71DF">
      <w:pPr>
        <w:spacing w:before="100" w:beforeAutospacing="1" w:after="100" w:afterAutospacing="1"/>
        <w:rPr>
          <w:lang w:val="en-US"/>
        </w:rPr>
      </w:pPr>
      <w:r w:rsidRPr="00370243">
        <w:rPr>
          <w:lang w:val="en-US" w:eastAsia="en-GB"/>
        </w:rPr>
        <w:t xml:space="preserve">Where </w:t>
      </w:r>
      <m:oMath>
        <m:sSub>
          <m:sSubPr>
            <m:ctrlPr>
              <w:rPr>
                <w:rFonts w:ascii="Cambria Math" w:hAnsi="Cambria Math"/>
                <w:i/>
                <w:lang w:val="en-US" w:eastAsia="en-GB"/>
              </w:rPr>
            </m:ctrlPr>
          </m:sSubPr>
          <m:e>
            <m:r>
              <w:rPr>
                <w:rFonts w:ascii="Cambria Math" w:hAnsi="Cambria Math"/>
                <w:lang w:val="en-US" w:eastAsia="en-GB"/>
              </w:rPr>
              <m:t>x</m:t>
            </m:r>
          </m:e>
          <m:sub>
            <m:r>
              <w:rPr>
                <w:rFonts w:ascii="Cambria Math" w:hAnsi="Cambria Math"/>
                <w:lang w:val="en-US" w:eastAsia="en-GB"/>
              </w:rPr>
              <m:t>i</m:t>
            </m:r>
          </m:sub>
        </m:sSub>
      </m:oMath>
      <w:r w:rsidRPr="00370243">
        <w:rPr>
          <w:lang w:val="en-US" w:eastAsia="en-GB"/>
        </w:rPr>
        <w:t xml:space="preserve"> denotes the </w:t>
      </w:r>
      <w:r w:rsidR="00B11A1C" w:rsidRPr="00370243">
        <w:rPr>
          <w:lang w:val="en-US" w:eastAsia="en-GB"/>
        </w:rPr>
        <w:t>step</w:t>
      </w:r>
      <w:r w:rsidRPr="00370243">
        <w:rPr>
          <w:lang w:val="en-US" w:eastAsia="en-GB"/>
        </w:rPr>
        <w:t xml:space="preserve"> and associated covariates of the </w:t>
      </w:r>
      <m:oMath>
        <m:r>
          <w:rPr>
            <w:rFonts w:ascii="Cambria Math" w:hAnsi="Cambria Math"/>
            <w:lang w:val="en-US" w:eastAsia="en-GB"/>
          </w:rPr>
          <m:t>i</m:t>
        </m:r>
      </m:oMath>
      <w:r w:rsidRPr="00370243">
        <w:rPr>
          <w:lang w:val="en-US" w:eastAsia="en-GB"/>
        </w:rPr>
        <w:t xml:space="preserve">-th step in a set of </w:t>
      </w:r>
      <m:oMath>
        <m:r>
          <w:rPr>
            <w:rFonts w:ascii="Cambria Math" w:hAnsi="Cambria Math"/>
            <w:lang w:val="en-US" w:eastAsia="en-GB"/>
          </w:rPr>
          <m:t xml:space="preserve">m </m:t>
        </m:r>
      </m:oMath>
      <w:r w:rsidRPr="00370243">
        <w:rPr>
          <w:lang w:val="en-US" w:eastAsia="en-GB"/>
        </w:rPr>
        <w:t xml:space="preserve">candidate steps, and </w:t>
      </w:r>
      <m:oMath>
        <m:sSub>
          <m:sSubPr>
            <m:ctrlPr>
              <w:rPr>
                <w:rFonts w:ascii="Cambria Math" w:hAnsi="Cambria Math"/>
                <w:i/>
                <w:lang w:val="en-US" w:eastAsia="en-GB"/>
              </w:rPr>
            </m:ctrlPr>
          </m:sSubPr>
          <m:e>
            <m:r>
              <w:rPr>
                <w:rFonts w:ascii="Cambria Math" w:hAnsi="Cambria Math"/>
                <w:lang w:val="en-US" w:eastAsia="en-GB"/>
              </w:rPr>
              <m:t>x</m:t>
            </m:r>
          </m:e>
          <m:sub>
            <m:r>
              <w:rPr>
                <w:rFonts w:ascii="Cambria Math" w:hAnsi="Cambria Math"/>
                <w:lang w:val="en-US" w:eastAsia="en-GB"/>
              </w:rPr>
              <m:t>i1</m:t>
            </m:r>
          </m:sub>
        </m:sSub>
      </m:oMath>
      <w:r w:rsidRPr="00370243">
        <w:rPr>
          <w:lang w:val="en-US" w:eastAsia="en-GB"/>
        </w:rPr>
        <w:t xml:space="preserve"> to </w:t>
      </w:r>
      <m:oMath>
        <m:sSub>
          <m:sSubPr>
            <m:ctrlPr>
              <w:rPr>
                <w:rFonts w:ascii="Cambria Math" w:hAnsi="Cambria Math"/>
                <w:i/>
                <w:lang w:val="en-US" w:eastAsia="en-GB"/>
              </w:rPr>
            </m:ctrlPr>
          </m:sSubPr>
          <m:e>
            <m:r>
              <w:rPr>
                <w:rFonts w:ascii="Cambria Math" w:hAnsi="Cambria Math"/>
                <w:lang w:val="en-US" w:eastAsia="en-GB"/>
              </w:rPr>
              <m:t>x</m:t>
            </m:r>
          </m:e>
          <m:sub>
            <m:r>
              <w:rPr>
                <w:rFonts w:ascii="Cambria Math" w:hAnsi="Cambria Math"/>
                <w:lang w:val="en-US" w:eastAsia="en-GB"/>
              </w:rPr>
              <m:t>in</m:t>
            </m:r>
          </m:sub>
        </m:sSub>
      </m:oMath>
      <w:r w:rsidRPr="00370243">
        <w:rPr>
          <w:lang w:val="en-US" w:eastAsia="en-GB"/>
        </w:rPr>
        <w:t xml:space="preserve">​ represent the individual covariates describing that step. The function </w:t>
      </w:r>
      <m:oMath>
        <m:r>
          <w:rPr>
            <w:rFonts w:ascii="Cambria Math" w:hAnsi="Cambria Math"/>
            <w:lang w:val="en-US" w:eastAsia="en-GB"/>
          </w:rPr>
          <m:t>ω</m:t>
        </m:r>
      </m:oMath>
      <w:r w:rsidRPr="00370243">
        <w:rPr>
          <w:lang w:val="en-US" w:eastAsia="en-GB"/>
        </w:rPr>
        <w:t xml:space="preserve"> returns the relative weight assigned to the step based on its covariates. This value reflects how likely a step is to be chosen relative to other candidate </w:t>
      </w:r>
      <w:proofErr w:type="gramStart"/>
      <w:r w:rsidRPr="00370243">
        <w:rPr>
          <w:lang w:val="en-US" w:eastAsia="en-GB"/>
        </w:rPr>
        <w:t>steps, but</w:t>
      </w:r>
      <w:proofErr w:type="gramEnd"/>
      <w:r w:rsidRPr="00370243">
        <w:rPr>
          <w:lang w:val="en-US" w:eastAsia="en-GB"/>
        </w:rPr>
        <w:t xml:space="preserve"> is not itself a probability. To compute the conditional probability of selecting a specific step </w:t>
      </w:r>
      <m:oMath>
        <m:sSub>
          <m:sSubPr>
            <m:ctrlPr>
              <w:rPr>
                <w:rFonts w:ascii="Cambria Math" w:hAnsi="Cambria Math"/>
                <w:i/>
                <w:lang w:val="en-US" w:eastAsia="en-GB"/>
              </w:rPr>
            </m:ctrlPr>
          </m:sSubPr>
          <m:e>
            <m:r>
              <w:rPr>
                <w:rFonts w:ascii="Cambria Math" w:hAnsi="Cambria Math"/>
                <w:lang w:val="en-US" w:eastAsia="en-GB"/>
              </w:rPr>
              <m:t>x</m:t>
            </m:r>
          </m:e>
          <m:sub>
            <m:r>
              <w:rPr>
                <w:rFonts w:ascii="Cambria Math" w:hAnsi="Cambria Math"/>
                <w:lang w:val="en-US" w:eastAsia="en-GB"/>
              </w:rPr>
              <m:t>i</m:t>
            </m:r>
          </m:sub>
        </m:sSub>
      </m:oMath>
      <w:r w:rsidRPr="00370243">
        <w:rPr>
          <w:lang w:val="en-US" w:eastAsia="en-GB"/>
        </w:rPr>
        <w:t xml:space="preserve"> from a set of </w:t>
      </w:r>
      <m:oMath>
        <m:r>
          <w:rPr>
            <w:rFonts w:ascii="Cambria Math" w:hAnsi="Cambria Math"/>
            <w:lang w:val="en-US" w:eastAsia="en-GB"/>
          </w:rPr>
          <m:t>m</m:t>
        </m:r>
      </m:oMath>
      <w:r w:rsidRPr="00370243">
        <w:rPr>
          <w:lang w:val="en-US" w:eastAsia="en-GB"/>
        </w:rPr>
        <w:t xml:space="preserve"> available steps the relative weights are normalized across all candidates</w:t>
      </w:r>
      <w:r w:rsidR="00EA354E" w:rsidRPr="00370243">
        <w:rPr>
          <w:lang w:val="en-US" w:eastAsia="en-GB"/>
        </w:rPr>
        <w:t xml:space="preserve">. </w:t>
      </w:r>
      <w:r w:rsidRPr="00370243">
        <w:rPr>
          <w:lang w:val="en-US"/>
        </w:rPr>
        <w:t>This gives the probability of selecting step</w:t>
      </w:r>
      <w:r w:rsidRPr="00370243">
        <w:rPr>
          <w:rStyle w:val="katex-mathml"/>
          <w:lang w:val="en-US"/>
        </w:rPr>
        <w:t xml:space="preserve"> </w:t>
      </w:r>
      <m:oMath>
        <m:r>
          <w:rPr>
            <w:rStyle w:val="katex-mathml"/>
            <w:rFonts w:ascii="Cambria Math" w:hAnsi="Cambria Math"/>
            <w:lang w:val="en-US"/>
          </w:rPr>
          <m:t>i</m:t>
        </m:r>
      </m:oMath>
      <w:r w:rsidRPr="00370243">
        <w:rPr>
          <w:lang w:val="en-US"/>
        </w:rPr>
        <w:t xml:space="preserve">, conditional on the set of </w:t>
      </w:r>
      <m:oMath>
        <m:r>
          <w:rPr>
            <w:rFonts w:ascii="Cambria Math" w:hAnsi="Cambria Math"/>
            <w:lang w:val="en-US" w:eastAsia="en-GB"/>
          </w:rPr>
          <m:t>m</m:t>
        </m:r>
      </m:oMath>
      <w:r w:rsidRPr="00370243">
        <w:rPr>
          <w:lang w:val="en-US"/>
        </w:rPr>
        <w:t xml:space="preserve"> available steps (Eq. 2):</w:t>
      </w:r>
    </w:p>
    <w:p w14:paraId="0EE0B21D" w14:textId="77777777" w:rsidR="002F71DF" w:rsidRPr="00370243" w:rsidRDefault="002F71DF" w:rsidP="002F71DF">
      <w:pPr>
        <w:spacing w:before="100" w:beforeAutospacing="1" w:after="100" w:afterAutospacing="1"/>
        <w:rPr>
          <w:lang w:val="en-US"/>
        </w:rPr>
      </w:pPr>
    </w:p>
    <w:p w14:paraId="73EC6F56" w14:textId="77777777" w:rsidR="001F06F3" w:rsidRPr="00370243" w:rsidRDefault="00000000" w:rsidP="001F06F3">
      <w:pPr>
        <w:rPr>
          <w:rFonts w:eastAsiaTheme="minorEastAsia"/>
          <w:lang w:val="en-US"/>
        </w:rPr>
      </w:pPr>
      <m:oMath>
        <m:eqArr>
          <m:eqArrPr>
            <m:maxDist m:val="1"/>
            <m:ctrlPr>
              <w:rPr>
                <w:rFonts w:ascii="Cambria Math" w:eastAsiaTheme="minorEastAsia" w:hAnsi="Cambria Math"/>
                <w:i/>
                <w:lang w:val="en-US"/>
              </w:rPr>
            </m:ctrlPr>
          </m:eqArrP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f>
              <m:fPr>
                <m:ctrlPr>
                  <w:rPr>
                    <w:rFonts w:ascii="Cambria Math" w:hAnsi="Cambria Math"/>
                    <w:i/>
                    <w:lang w:val="en-US"/>
                  </w:rPr>
                </m:ctrlPr>
              </m:fPr>
              <m:num>
                <m:func>
                  <m:funcPr>
                    <m:ctrlPr>
                      <w:rPr>
                        <w:rFonts w:ascii="Cambria Math" w:hAnsi="Cambria Math"/>
                        <w:lang w:val="en-US"/>
                      </w:rPr>
                    </m:ctrlPr>
                  </m:funcPr>
                  <m:fName>
                    <m:r>
                      <w:rPr>
                        <w:rStyle w:val="hljs-keyword"/>
                        <w:rFonts w:ascii="Cambria Math" w:hAnsi="Cambria Math"/>
                        <w:lang w:val="en-US"/>
                      </w:rPr>
                      <m:t>ω</m:t>
                    </m:r>
                    <m:ctrlPr>
                      <w:rPr>
                        <w:rFonts w:ascii="Cambria Math" w:hAnsi="Cambria Math"/>
                        <w:i/>
                        <w:lang w:val="en-US"/>
                      </w:rPr>
                    </m:ctrlPr>
                  </m:fName>
                  <m:e>
                    <m:d>
                      <m:dPr>
                        <m:ctrlPr>
                          <w:rPr>
                            <w:rFonts w:ascii="Cambria Math" w:hAnsi="Cambria Math"/>
                            <w:i/>
                            <w:lang w:val="en-US"/>
                          </w:rPr>
                        </m:ctrlPr>
                      </m:dPr>
                      <m:e>
                        <m:sSub>
                          <m:sSubPr>
                            <m:ctrlPr>
                              <w:rPr>
                                <w:rStyle w:val="hljs-builtin"/>
                                <w:rFonts w:ascii="Cambria Math" w:hAnsi="Cambria Math"/>
                                <w:i/>
                                <w:lang w:val="en-US"/>
                              </w:rPr>
                            </m:ctrlPr>
                          </m:sSubPr>
                          <m:e>
                            <m:r>
                              <w:rPr>
                                <w:rStyle w:val="hljs-builtin"/>
                                <w:rFonts w:ascii="Cambria Math" w:hAnsi="Cambria Math"/>
                                <w:lang w:val="en-US"/>
                              </w:rPr>
                              <m:t>x</m:t>
                            </m:r>
                          </m:e>
                          <m:sub>
                            <m:r>
                              <w:rPr>
                                <w:rStyle w:val="hljs-builtin"/>
                                <w:rFonts w:ascii="Cambria Math" w:hAnsi="Cambria Math"/>
                                <w:lang w:val="en-US"/>
                              </w:rPr>
                              <m:t>i</m:t>
                            </m:r>
                          </m:sub>
                        </m:sSub>
                      </m:e>
                    </m:d>
                  </m:e>
                </m:func>
              </m:num>
              <m:den>
                <m:func>
                  <m:funcPr>
                    <m:ctrlPr>
                      <w:rPr>
                        <w:rFonts w:ascii="Cambria Math" w:hAnsi="Cambria Math"/>
                        <w:lang w:val="en-US"/>
                      </w:rPr>
                    </m:ctrlPr>
                  </m:funcPr>
                  <m:fName>
                    <m:nary>
                      <m:naryPr>
                        <m:chr m:val="∑"/>
                        <m:ctrlPr>
                          <w:rPr>
                            <w:rFonts w:ascii="Cambria Math" w:hAnsi="Cambria Math"/>
                            <w:lang w:val="en-US"/>
                          </w:rPr>
                        </m:ctrlPr>
                      </m:naryPr>
                      <m:sub>
                        <m:r>
                          <m:rPr>
                            <m:sty m:val="p"/>
                          </m:rPr>
                          <w:rPr>
                            <w:rFonts w:ascii="Cambria Math" w:hAnsi="Cambria Math"/>
                            <w:lang w:val="en-US"/>
                          </w:rPr>
                          <m:t>j=1</m:t>
                        </m:r>
                      </m:sub>
                      <m:sup>
                        <m:r>
                          <m:rPr>
                            <m:sty m:val="p"/>
                          </m:rPr>
                          <w:rPr>
                            <w:rFonts w:ascii="Cambria Math" w:hAnsi="Cambria Math"/>
                            <w:lang w:val="en-US"/>
                          </w:rPr>
                          <m:t>m</m:t>
                        </m:r>
                      </m:sup>
                      <m:e>
                        <m:r>
                          <w:rPr>
                            <w:rStyle w:val="hljs-keyword"/>
                            <w:rFonts w:ascii="Cambria Math" w:hAnsi="Cambria Math"/>
                            <w:lang w:val="en-US"/>
                          </w:rPr>
                          <m:t>ω</m:t>
                        </m:r>
                      </m:e>
                    </m:nary>
                    <m:ctrlPr>
                      <w:rPr>
                        <w:rFonts w:ascii="Cambria Math" w:hAnsi="Cambria Math"/>
                        <w:i/>
                        <w:lang w:val="en-US"/>
                      </w:rPr>
                    </m:ctrlPr>
                  </m:fName>
                  <m:e>
                    <m:d>
                      <m:dPr>
                        <m:ctrlPr>
                          <w:rPr>
                            <w:rFonts w:ascii="Cambria Math" w:hAnsi="Cambria Math"/>
                            <w:i/>
                            <w:lang w:val="en-US"/>
                          </w:rPr>
                        </m:ctrlPr>
                      </m:dPr>
                      <m:e>
                        <m:sSub>
                          <m:sSubPr>
                            <m:ctrlPr>
                              <w:rPr>
                                <w:rStyle w:val="hljs-builtin"/>
                                <w:rFonts w:ascii="Cambria Math" w:hAnsi="Cambria Math"/>
                                <w:i/>
                                <w:lang w:val="en-US"/>
                              </w:rPr>
                            </m:ctrlPr>
                          </m:sSubPr>
                          <m:e>
                            <m:r>
                              <w:rPr>
                                <w:rStyle w:val="hljs-builtin"/>
                                <w:rFonts w:ascii="Cambria Math" w:hAnsi="Cambria Math"/>
                                <w:lang w:val="en-US"/>
                              </w:rPr>
                              <m:t>x</m:t>
                            </m:r>
                          </m:e>
                          <m:sub>
                            <m:r>
                              <w:rPr>
                                <w:rStyle w:val="hljs-builtin"/>
                                <w:rFonts w:ascii="Cambria Math" w:hAnsi="Cambria Math"/>
                                <w:lang w:val="en-US"/>
                              </w:rPr>
                              <m:t>j</m:t>
                            </m:r>
                          </m:sub>
                        </m:sSub>
                      </m:e>
                    </m:d>
                    <m:r>
                      <w:rPr>
                        <w:rFonts w:ascii="Cambria Math" w:hAnsi="Cambria Math"/>
                        <w:lang w:val="en-US"/>
                      </w:rPr>
                      <m:t xml:space="preserve"> </m:t>
                    </m:r>
                  </m:e>
                </m:func>
              </m:den>
            </m:f>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i/>
                            <w:lang w:val="en-US"/>
                          </w:rPr>
                        </m:ctrlPr>
                      </m:dPr>
                      <m:e>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1</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i1</m:t>
                            </m:r>
                          </m:sub>
                        </m:sSub>
                        <m:r>
                          <w:rPr>
                            <w:rFonts w:ascii="Cambria Math" w:hAnsi="Cambria Math"/>
                            <w:lang w:val="en-US"/>
                          </w:rPr>
                          <m:t>+</m:t>
                        </m:r>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2</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i2</m:t>
                            </m:r>
                          </m:sub>
                        </m:sSub>
                        <m:r>
                          <w:rPr>
                            <w:rFonts w:ascii="Cambria Math" w:hAnsi="Cambria Math"/>
                            <w:lang w:val="en-US"/>
                          </w:rPr>
                          <m:t>+</m:t>
                        </m:r>
                        <m:r>
                          <m:rPr>
                            <m:sty m:val="p"/>
                          </m:rPr>
                          <w:rPr>
                            <w:rStyle w:val="hljs-keyword"/>
                            <w:rFonts w:ascii="Cambria Math" w:hAnsi="Cambria Math"/>
                            <w:lang w:val="en-US"/>
                          </w:rPr>
                          <m:t>…</m:t>
                        </m:r>
                        <m:r>
                          <w:rPr>
                            <w:rFonts w:ascii="Cambria Math" w:hAnsi="Cambria Math"/>
                            <w:lang w:val="en-US"/>
                          </w:rPr>
                          <m:t>+</m:t>
                        </m:r>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n</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in</m:t>
                            </m:r>
                          </m:sub>
                        </m:sSub>
                      </m:e>
                    </m:d>
                  </m:e>
                </m:func>
              </m:num>
              <m:den>
                <m:func>
                  <m:funcPr>
                    <m:ctrlPr>
                      <w:rPr>
                        <w:rFonts w:ascii="Cambria Math" w:hAnsi="Cambria Math"/>
                        <w:lang w:val="en-US"/>
                      </w:rPr>
                    </m:ctrlPr>
                  </m:funcPr>
                  <m:fName>
                    <m:nary>
                      <m:naryPr>
                        <m:chr m:val="∑"/>
                        <m:ctrlPr>
                          <w:rPr>
                            <w:rFonts w:ascii="Cambria Math" w:hAnsi="Cambria Math"/>
                            <w:lang w:val="en-US"/>
                          </w:rPr>
                        </m:ctrlPr>
                      </m:naryPr>
                      <m:sub>
                        <m:r>
                          <m:rPr>
                            <m:sty m:val="p"/>
                          </m:rPr>
                          <w:rPr>
                            <w:rFonts w:ascii="Cambria Math" w:hAnsi="Cambria Math"/>
                            <w:lang w:val="en-US"/>
                          </w:rPr>
                          <m:t>j=1</m:t>
                        </m:r>
                      </m:sub>
                      <m:sup>
                        <m:r>
                          <m:rPr>
                            <m:sty m:val="p"/>
                          </m:rPr>
                          <w:rPr>
                            <w:rFonts w:ascii="Cambria Math" w:hAnsi="Cambria Math"/>
                            <w:lang w:val="en-US"/>
                          </w:rPr>
                          <m:t>m</m:t>
                        </m:r>
                      </m:sup>
                      <m:e>
                        <m:r>
                          <w:rPr>
                            <w:rFonts w:ascii="Cambria Math" w:hAnsi="Cambria Math"/>
                            <w:lang w:val="en-US"/>
                          </w:rPr>
                          <m:t>exp</m:t>
                        </m:r>
                      </m:e>
                    </m:nary>
                    <m:ctrlPr>
                      <w:rPr>
                        <w:rFonts w:ascii="Cambria Math" w:hAnsi="Cambria Math"/>
                        <w:i/>
                        <w:lang w:val="en-US"/>
                      </w:rPr>
                    </m:ctrlPr>
                  </m:fName>
                  <m:e>
                    <m:d>
                      <m:dPr>
                        <m:ctrlPr>
                          <w:rPr>
                            <w:rFonts w:ascii="Cambria Math" w:hAnsi="Cambria Math"/>
                            <w:i/>
                            <w:lang w:val="en-US"/>
                          </w:rPr>
                        </m:ctrlPr>
                      </m:dPr>
                      <m:e>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1</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j1</m:t>
                            </m:r>
                          </m:sub>
                        </m:sSub>
                        <m:r>
                          <w:rPr>
                            <w:rFonts w:ascii="Cambria Math" w:hAnsi="Cambria Math"/>
                            <w:lang w:val="en-US"/>
                          </w:rPr>
                          <m:t>+</m:t>
                        </m:r>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2</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j2</m:t>
                            </m:r>
                          </m:sub>
                        </m:sSub>
                        <m:r>
                          <w:rPr>
                            <w:rFonts w:ascii="Cambria Math" w:hAnsi="Cambria Math"/>
                            <w:lang w:val="en-US"/>
                          </w:rPr>
                          <m:t>+</m:t>
                        </m:r>
                        <m:r>
                          <m:rPr>
                            <m:sty m:val="p"/>
                          </m:rPr>
                          <w:rPr>
                            <w:rStyle w:val="hljs-keyword"/>
                            <w:rFonts w:ascii="Cambria Math" w:hAnsi="Cambria Math"/>
                            <w:lang w:val="en-US"/>
                          </w:rPr>
                          <m:t>…</m:t>
                        </m:r>
                        <m:r>
                          <w:rPr>
                            <w:rFonts w:ascii="Cambria Math" w:hAnsi="Cambria Math"/>
                            <w:lang w:val="en-US"/>
                          </w:rPr>
                          <m:t>+</m:t>
                        </m:r>
                        <m:sSub>
                          <m:sSubPr>
                            <m:ctrlPr>
                              <w:rPr>
                                <w:rStyle w:val="hljs-builtin"/>
                                <w:rFonts w:ascii="Cambria Math" w:hAnsi="Cambria Math"/>
                                <w:i/>
                                <w:lang w:val="en-US"/>
                              </w:rPr>
                            </m:ctrlPr>
                          </m:sSubPr>
                          <m:e>
                            <m: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n</m:t>
                            </m:r>
                          </m:sub>
                        </m:sSub>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jn</m:t>
                            </m:r>
                          </m:sub>
                        </m:sSub>
                      </m:e>
                    </m:d>
                    <m:r>
                      <w:rPr>
                        <w:rFonts w:ascii="Cambria Math" w:hAnsi="Cambria Math"/>
                        <w:lang w:val="en-US"/>
                      </w:rPr>
                      <m:t xml:space="preserve"> </m:t>
                    </m:r>
                  </m:e>
                </m:func>
              </m:den>
            </m:f>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e>
            </m:d>
            <m:ctrlPr>
              <w:rPr>
                <w:rFonts w:ascii="Cambria Math" w:hAnsi="Cambria Math"/>
                <w:i/>
                <w:lang w:val="en-US"/>
              </w:rPr>
            </m:ctrlPr>
          </m:e>
        </m:eqArr>
      </m:oMath>
      <w:r w:rsidR="001F06F3" w:rsidRPr="00370243">
        <w:rPr>
          <w:rFonts w:eastAsiaTheme="minorEastAsia"/>
          <w:lang w:val="en-US"/>
        </w:rPr>
        <w:t xml:space="preserve"> </w:t>
      </w:r>
    </w:p>
    <w:p w14:paraId="507833BF" w14:textId="77777777" w:rsidR="001F06F3" w:rsidRPr="00370243" w:rsidRDefault="001F06F3" w:rsidP="001F06F3">
      <w:pPr>
        <w:rPr>
          <w:rFonts w:eastAsiaTheme="minorEastAsia"/>
          <w:lang w:val="en-US"/>
        </w:rPr>
      </w:pPr>
    </w:p>
    <w:p w14:paraId="2E6609D1" w14:textId="77777777" w:rsidR="001F06F3" w:rsidRPr="00370243" w:rsidRDefault="001F06F3" w:rsidP="001F06F3">
      <w:pPr>
        <w:spacing w:before="100" w:beforeAutospacing="1" w:after="100" w:afterAutospacing="1"/>
        <w:rPr>
          <w:rFonts w:eastAsiaTheme="minorEastAsia"/>
          <w:lang w:val="en-US"/>
        </w:rPr>
      </w:pPr>
      <w:r w:rsidRPr="00370243">
        <w:rPr>
          <w:lang w:val="en-US"/>
        </w:rPr>
        <w:lastRenderedPageBreak/>
        <w:t xml:space="preserve">The coefficients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sidRPr="00370243">
        <w:rPr>
          <w:rStyle w:val="vlist-s"/>
          <w:lang w:val="en-US"/>
        </w:rPr>
        <w:t>​</w:t>
      </w:r>
      <w:r w:rsidRPr="00370243">
        <w:rPr>
          <w:lang w:val="en-US"/>
        </w:rPr>
        <w:t xml:space="preserve"> to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n</m:t>
            </m:r>
          </m:sub>
        </m:sSub>
      </m:oMath>
      <w:r w:rsidRPr="00370243">
        <w:rPr>
          <w:rStyle w:val="katex-mathml"/>
          <w:lang w:val="en-US"/>
        </w:rPr>
        <w:t xml:space="preserve"> </w:t>
      </w:r>
      <w:r w:rsidRPr="00370243">
        <w:rPr>
          <w:lang w:val="en-US"/>
        </w:rPr>
        <w:t xml:space="preserve">are estimated using conditional logistic regression, which maximizes the likelihood of observed steps relative to available steps. After model fitting, the exponentiated coefficients </w:t>
      </w:r>
      <m:oMath>
        <m:r>
          <w:rPr>
            <w:rFonts w:ascii="Cambria Math" w:hAnsi="Cambria Math"/>
            <w:lang w:val="en-US"/>
          </w:rPr>
          <m:t xml:space="preserve">β </m:t>
        </m:r>
      </m:oMath>
      <w:r w:rsidRPr="00370243">
        <w:rPr>
          <w:lang w:val="en-US"/>
        </w:rPr>
        <w:t xml:space="preserve">indicate </w:t>
      </w:r>
      <w:r w:rsidRPr="00370243">
        <w:rPr>
          <w:b/>
          <w:bCs/>
          <w:lang w:val="en-US"/>
        </w:rPr>
        <w:t xml:space="preserve">the </w:t>
      </w:r>
      <w:r w:rsidRPr="00370243">
        <w:rPr>
          <w:rStyle w:val="Strong"/>
          <w:b w:val="0"/>
          <w:bCs/>
          <w:lang w:val="en-US"/>
        </w:rPr>
        <w:t>relative selection strength</w:t>
      </w:r>
      <w:r w:rsidRPr="00370243">
        <w:rPr>
          <w:b/>
          <w:bCs/>
          <w:lang w:val="en-US"/>
        </w:rPr>
        <w:t xml:space="preserve"> </w:t>
      </w:r>
      <w:r w:rsidRPr="00370243">
        <w:rPr>
          <w:lang w:val="en-US"/>
        </w:rPr>
        <w:t xml:space="preserve">for each covariate </w:t>
      </w:r>
      <w:r w:rsidRPr="00370243">
        <w:rPr>
          <w:rStyle w:val="vlist-s"/>
          <w:lang w:val="en-US"/>
        </w:rPr>
        <w:t>​</w:t>
      </w:r>
      <w:r w:rsidRPr="00370243">
        <w:rPr>
          <w:lang w:val="en-US"/>
        </w:rPr>
        <w:t xml:space="preserve">and are interpreted differently depending on whether the covariate is continuous or categorical. </w:t>
      </w:r>
      <w:r w:rsidRPr="00370243">
        <w:rPr>
          <w:lang w:val="en-US" w:eastAsia="en-GB"/>
        </w:rPr>
        <w:t>For continuous covariates, the coefficient</w:t>
      </w:r>
      <w:r w:rsidRPr="00370243">
        <w:rPr>
          <w:rFonts w:ascii="Cambria Math" w:hAnsi="Cambria Math"/>
          <w:i/>
          <w:lang w:val="en-US"/>
        </w:rPr>
        <w:t xml:space="preserve"> </w:t>
      </w:r>
      <m:oMath>
        <m:r>
          <w:rPr>
            <w:rFonts w:ascii="Cambria Math" w:hAnsi="Cambria Math"/>
            <w:lang w:val="en-US"/>
          </w:rPr>
          <m:t>β</m:t>
        </m:r>
      </m:oMath>
      <w:r w:rsidRPr="00370243">
        <w:rPr>
          <w:lang w:val="en-US" w:eastAsia="en-GB"/>
        </w:rPr>
        <w:t xml:space="preserve"> represents the change in the relative probability of step selection associated with a one-unit increase in the covariate, holding other variables constant. A coefficient of </w:t>
      </w:r>
      <m:oMath>
        <m:r>
          <w:rPr>
            <w:rFonts w:ascii="Cambria Math" w:hAnsi="Cambria Math"/>
            <w:lang w:val="en-US"/>
          </w:rPr>
          <m:t>β</m:t>
        </m:r>
      </m:oMath>
      <w:r w:rsidRPr="00370243">
        <w:rPr>
          <w:lang w:val="en-US" w:eastAsia="en-GB"/>
        </w:rPr>
        <w:t xml:space="preserve"> &gt; 0 indicates that for each one-unit increase in the covariate, the step becomes more likely to be selected. Conversely, a coefficient of </w:t>
      </w:r>
      <m:oMath>
        <m:r>
          <w:rPr>
            <w:rFonts w:ascii="Cambria Math" w:hAnsi="Cambria Math"/>
            <w:lang w:val="en-US"/>
          </w:rPr>
          <m:t>β</m:t>
        </m:r>
      </m:oMath>
      <w:r w:rsidRPr="00370243">
        <w:rPr>
          <w:lang w:val="en-US" w:eastAsia="en-GB"/>
        </w:rPr>
        <w:t xml:space="preserve"> &lt; 0 indicates that for each one-unit increase in the covariate, the step becomes less likely to be selected. For categorical covariates, the interpretation of the coefficient is relative to a reference category. If </w:t>
      </w:r>
      <m:oMath>
        <m:r>
          <w:rPr>
            <w:rFonts w:ascii="Cambria Math" w:hAnsi="Cambria Math"/>
            <w:lang w:val="en-US"/>
          </w:rPr>
          <m:t>β&gt;0</m:t>
        </m:r>
      </m:oMath>
      <w:r w:rsidRPr="00370243">
        <w:rPr>
          <w:lang w:val="en-US" w:eastAsia="en-GB"/>
        </w:rPr>
        <w:t xml:space="preserve">, steps that fall into that category are more likely to be selected relative to the reference category. If </w:t>
      </w:r>
      <m:oMath>
        <m:r>
          <w:rPr>
            <w:rFonts w:ascii="Cambria Math" w:hAnsi="Cambria Math"/>
            <w:lang w:val="en-US"/>
          </w:rPr>
          <m:t>β&lt;0</m:t>
        </m:r>
      </m:oMath>
      <w:r w:rsidRPr="00370243">
        <w:rPr>
          <w:lang w:val="en-US" w:eastAsia="en-GB"/>
        </w:rPr>
        <w:t>, steps in that category are less likely to be selected compared to the reference category.</w:t>
      </w:r>
    </w:p>
    <w:p w14:paraId="1B937231" w14:textId="7FCCF48D" w:rsidR="001F06F3" w:rsidRPr="00370243" w:rsidRDefault="001F06F3" w:rsidP="001F06F3">
      <w:pPr>
        <w:pStyle w:val="Heading2"/>
      </w:pPr>
      <w:bookmarkStart w:id="10" w:name="_Toc198785600"/>
      <w:bookmarkStart w:id="11" w:name="_Toc198864181"/>
      <w:r w:rsidRPr="00370243">
        <w:t xml:space="preserve">Accounting for Circadian </w:t>
      </w:r>
      <w:r w:rsidR="00310989" w:rsidRPr="00370243">
        <w:t>R</w:t>
      </w:r>
      <w:r w:rsidR="00310989" w:rsidRPr="00370243">
        <w:t>hythms</w:t>
      </w:r>
      <w:r w:rsidR="00310989" w:rsidRPr="00370243">
        <w:t xml:space="preserve"> </w:t>
      </w:r>
      <w:r w:rsidRPr="00370243">
        <w:t>using Harmonic Terms</w:t>
      </w:r>
      <w:bookmarkEnd w:id="10"/>
      <w:bookmarkEnd w:id="11"/>
    </w:p>
    <w:p w14:paraId="7C4EA6AF" w14:textId="2197A427" w:rsidR="001F06F3" w:rsidRPr="00370243" w:rsidRDefault="001F06F3" w:rsidP="001F06F3">
      <w:pPr>
        <w:rPr>
          <w:lang w:val="en-US"/>
        </w:rPr>
      </w:pPr>
      <w:r w:rsidRPr="00370243">
        <w:rPr>
          <w:lang w:val="en-US"/>
        </w:rPr>
        <w:t xml:space="preserve">Recent studies on SSFs have increasingly emphasized the importance of incorporating behavioral states as explanatory variables for movement decisions </w:t>
      </w:r>
      <w:r w:rsidR="001444A7">
        <w:rPr>
          <w:lang w:val="en-US"/>
        </w:rPr>
        <w:fldChar w:fldCharType="begin"/>
      </w:r>
      <w:r w:rsidR="001444A7">
        <w:rPr>
          <w:lang w:val="en-US"/>
        </w:rPr>
        <w:instrText xml:space="preserve"> ADDIN ZOTERO_ITEM CSL_CITATION {"citationID":"jPOFFas2","properties":{"formattedCitation":"(Chatterjee et al., 2024; Klappstein et al., 2024)","plainCitation":"(Chatterjee et al., 2024; Klappstein et al., 2024)","noteIndex":0},"citationItems":[{"id":"Ifnam30s/oqOwxUtr","uris":["http://zotero.org/users/7559248/items/JFYZCESU"],"itemData":{"id":"Ifnam30s/oqOwxUtr","type":"article-journal","abstract":"Integrated step-selection analysis (ISSA) is frequently used to study habitat selection using animal movement data. Methods for incorporating random effects in ISSA have been developed, making it possible to quantify variability among animals in their space-use patterns. Although it is possible to model variability in both habitat selection and movement parameters, applications to date have focused on the former despite the widely acknowledged and important role that movement plays in determining ecological processes from the individual to ecosystem level. One potential explanation for this omission is the absence of readily available software or examples demonstrating methods for estimating movement parameters in ISSA with random effects. We demonstrated methods for characterizing among-individual variability in both movement and habitat-selection parameters using a simulated data set and by fitting two models to an acoustic telemetry data set containing locations of 35 red snapper (Lutjanus campechanus). Movement kernels were assumed to depend on either the type of benthic reef habitat in which the fish was located (model 1) or the distance between the fish's current location and the nearest edge habitat (model 2). In both models, we also quantified habitat selection for different benthic habitat classes and distance to edge habitat, and we allowed for individual variability in movement and habitat-selection parameters using random effects. The simulation example highlights the benefits of a mixed-effects specification, namely, we can increase precision when estimating individual-specific movement parameters by borrowing information across like individuals. In our applied example, we found substantial among-individual variability in both habitat selection and movement parameters. Nonetheless, most red snapper selected for hardbottom habitat and for locations nearer to edge habitat. They also moved less when in hardbottom habitat. Turn angles were frequently near ± π but were more dispersed when fish were far away from edge habitat. We provide code templates and functions for quantifying variability in movement and habitat-selection parameters when implementing ISSA with random effects. In doing so, we hope to encourage ecologists conducting ISSA to take full advantage of their ability to model among-individual variability in both habitat-selection and movement patterns.","container-title":"Methods in Ecology and Evolution","DOI":"10.1111/2041-210X.14321","ISSN":"2041-210X","issue":"6","language":"en","license":"© 2024 The Authors. Methods in Ecology and Evolution published by John Wiley &amp; Sons Ltd on behalf of British Ecological Society.","note":"_eprint: https://onlinelibrary.wiley.com/doi/pdf/10.1111/2041-210X.14321","page":"1034-1047","source":"Wiley Online Library","title":"Modelling individual variability in habitat selection and movement using integrated step-selection analysis","volume":"15","author":[{"family":"Chatterjee","given":"Nilanjan"},{"family":"Wolfson","given":"David"},{"family":"Kim","given":"Dongmin"},{"family":"Velez","given":"Juliana"},{"family":"Freeman","given":"Smith"},{"family":"Bacheler","given":"Nathan M."},{"family":"Shertzer","given":"Kyle"},{"family":"Taylor","given":"J. Christopher"},{"family":"Fieberg","given":"John"}],"issued":{"date-parts":[["2024"]]}}},{"id":1811,"uris":["http://zotero.org/users/7559248/items/592CELIR"],"itemData":{"id":1811,"type":"article-journal","abstract":"Step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 In this paper, we formulate SSFs with penalised smooths (similar to generalised additive models) to unify new and existing extensions, and conveniently implement the models in the popular, open-source mgcv R package.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 We provide the necessary technical details to understand several key special cases of smooths and their implementation in mgcv,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Evolution","DOI":"10.1111/2041-210X.14367","ISSN":"2041-210X","issue":"8","language":"en","license":"© 2024 The Author(s). Methods in Ecology and Evolution published by John Wiley &amp; Sons Ltd on behalf of British Ecological Society.","note":"_eprint: https://onlinelibrary.wiley.com/doi/pdf/10.1111/2041-210X.14367","page":"1332-1346","source":"Wiley Online Library","title":"Step selection functions with non-linear and random effects","volume":"15","author":[{"family":"Klappstein","given":"Natasha J."},{"family":"Michelot","given":"Théo"},{"family":"Fieberg","given":"John"},{"family":"Pedersen","given":"Eric J."},{"family":"Mills Flemming","given":"Joanna"}],"issued":{"date-parts":[["2024"]]}}}],"schema":"https://github.com/citation-style-language/schema/raw/master/csl-citation.json"} </w:instrText>
      </w:r>
      <w:r w:rsidR="001444A7">
        <w:rPr>
          <w:lang w:val="en-US"/>
        </w:rPr>
        <w:fldChar w:fldCharType="separate"/>
      </w:r>
      <w:r w:rsidR="001444A7">
        <w:rPr>
          <w:noProof/>
          <w:lang w:val="en-US"/>
        </w:rPr>
        <w:t>(Chatterjee et al., 2024; Klappstein et al., 2024)</w:t>
      </w:r>
      <w:r w:rsidR="001444A7">
        <w:rPr>
          <w:lang w:val="en-US"/>
        </w:rPr>
        <w:fldChar w:fldCharType="end"/>
      </w:r>
      <w:r w:rsidR="001444A7">
        <w:rPr>
          <w:lang w:val="en-US"/>
        </w:rPr>
        <w:t>.</w:t>
      </w:r>
      <w:r w:rsidRPr="00370243">
        <w:rPr>
          <w:lang w:val="en-US"/>
        </w:rPr>
        <w:t xml:space="preserve"> An animal’s behavioral state strongly influences its needs and movement characteristics during a step. Accounting for behavior can be done by including behavioral state as an interaction term with environmental and movement covariates and by fitting movement distributions to movement data associated with each behavioral state</w:t>
      </w:r>
      <w:r w:rsidR="00B413F7">
        <w:rPr>
          <w:lang w:val="en-US"/>
        </w:rPr>
        <w:t xml:space="preserve"> </w:t>
      </w:r>
      <w:r w:rsidR="00B413F7">
        <w:rPr>
          <w:lang w:val="en-US"/>
        </w:rPr>
        <w:fldChar w:fldCharType="begin"/>
      </w:r>
      <w:r w:rsidR="00B413F7">
        <w:rPr>
          <w:lang w:val="en-US"/>
        </w:rPr>
        <w:instrText xml:space="preserve"> ADDIN ZOTERO_ITEM CSL_CITATION {"citationID":"eOULkRGF","properties":{"formattedCitation":"(Chatterjee et al., 2024)","plainCitation":"(Chatterjee et al., 2024)","noteIndex":0},"citationItems":[{"id":"Ifnam30s/oqOwxUtr","uris":["http://zotero.org/users/7559248/items/JFYZCESU"],"itemData":{"id":"Ifnam30s/oqOwxUtr","type":"article-journal","abstract":"Integrated step-selection analysis (ISSA) is frequently used to study habitat selection using animal movement data. Methods for incorporating random effects in ISSA have been developed, making it possible to quantify variability among animals in their space-use patterns. Although it is possible to model variability in both habitat selection and movement parameters, applications to date have focused on the former despite the widely acknowledged and important role that movement plays in determining ecological processes from the individual to ecosystem level. One potential explanation for this omission is the absence of readily available software or examples demonstrating methods for estimating movement parameters in ISSA with random effects. We demonstrated methods for characterizing among-individual variability in both movement and habitat-selection parameters using a simulated data set and by fitting two models to an acoustic telemetry data set containing locations of 35 red snapper (Lutjanus campechanus). Movement kernels were assumed to depend on either the type of benthic reef habitat in which the fish was located (model 1) or the distance between the fish's current location and the nearest edge habitat (model 2). In both models, we also quantified habitat selection for different benthic habitat classes and distance to edge habitat, and we allowed for individual variability in movement and habitat-selection parameters using random effects. The simulation example highlights the benefits of a mixed-effects specification, namely, we can increase precision when estimating individual-specific movement parameters by borrowing information across like individuals. In our applied example, we found substantial among-individual variability in both habitat selection and movement parameters. Nonetheless, most red snapper selected for hardbottom habitat and for locations nearer to edge habitat. They also moved less when in hardbottom habitat. Turn angles were frequently near ± π but were more dispersed when fish were far away from edge habitat. We provide code templates and functions for quantifying variability in movement and habitat-selection parameters when implementing ISSA with random effects. In doing so, we hope to encourage ecologists conducting ISSA to take full advantage of their ability to model among-individual variability in both habitat-selection and movement patterns.","container-title":"Methods in Ecology and Evolution","DOI":"10.1111/2041-210X.14321","ISSN":"2041-210X","issue":"6","language":"en","license":"© 2024 The Authors. Methods in Ecology and Evolution published by John Wiley &amp; Sons Ltd on behalf of British Ecological Society.","note":"_eprint: https://onlinelibrary.wiley.com/doi/pdf/10.1111/2041-210X.14321","page":"1034-1047","source":"Wiley Online Library","title":"Modelling individual variability in habitat selection and movement using integrated step-selection analysis","volume":"15","author":[{"family":"Chatterjee","given":"Nilanjan"},{"family":"Wolfson","given":"David"},{"family":"Kim","given":"Dongmin"},{"family":"Velez","given":"Juliana"},{"family":"Freeman","given":"Smith"},{"family":"Bacheler","given":"Nathan M."},{"family":"Shertzer","given":"Kyle"},{"family":"Taylor","given":"J. Christopher"},{"family":"Fieberg","given":"John"}],"issued":{"date-parts":[["2024"]]}}}],"schema":"https://github.com/citation-style-language/schema/raw/master/csl-citation.json"} </w:instrText>
      </w:r>
      <w:r w:rsidR="00B413F7">
        <w:rPr>
          <w:lang w:val="en-US"/>
        </w:rPr>
        <w:fldChar w:fldCharType="separate"/>
      </w:r>
      <w:r w:rsidR="00B413F7">
        <w:rPr>
          <w:noProof/>
          <w:lang w:val="en-US"/>
        </w:rPr>
        <w:t>(Chatterjee et al., 2024)</w:t>
      </w:r>
      <w:r w:rsidR="00B413F7">
        <w:rPr>
          <w:lang w:val="en-US"/>
        </w:rPr>
        <w:fldChar w:fldCharType="end"/>
      </w:r>
      <w:r w:rsidR="00B413F7">
        <w:rPr>
          <w:lang w:val="en-US"/>
        </w:rPr>
        <w:t>.</w:t>
      </w:r>
    </w:p>
    <w:p w14:paraId="705D8348" w14:textId="1DD3CCC0" w:rsidR="001F06F3" w:rsidRPr="00370243" w:rsidRDefault="001F06F3" w:rsidP="001F06F3">
      <w:pPr>
        <w:rPr>
          <w:lang w:val="en-US"/>
        </w:rPr>
      </w:pPr>
      <w:r w:rsidRPr="00370243">
        <w:rPr>
          <w:lang w:val="en-US"/>
        </w:rPr>
        <w:t xml:space="preserve">Predicting an animal’s behavior based on movement metrics is commonly done using state-predicting models such as Hidden Markov Models (HMMs). HMMs classify each movement step into discrete states (e.g., foraging vs. resting), generally based on movement metrics, through clustering techniques </w:t>
      </w:r>
      <w:r w:rsidR="00122608">
        <w:rPr>
          <w:lang w:val="en-US"/>
        </w:rPr>
        <w:fldChar w:fldCharType="begin"/>
      </w:r>
      <w:r w:rsidR="00122608">
        <w:rPr>
          <w:lang w:val="en-US"/>
        </w:rPr>
        <w:instrText xml:space="preserve"> ADDIN ZOTERO_ITEM CSL_CITATION {"citationID":"xrpb9faP","properties":{"formattedCitation":"(McClintock &amp; Michelot, 2018)","plainCitation":"(McClintock &amp; Michelot, 2018)","noteIndex":0},"citationItems":[{"id":1178,"uris":["http://zotero.org/users/7559248/items/H3GSCCRX"],"itemData":{"id":1178,"type":"article-journal","abstract":"Discrete-time hidden Markov models (HMMs) have become an immensely popular tool for inferring latent animal behaviours from telemetry data. While movement HMMs typically rely solely on location data (e.g. step length and turning angle), auxiliary biotelemetry and environmental data are powerful and readily-available resources for incorporating much more ecological and behavioural realism. However, complex movement or observation process models often necessitate custom and computationally demanding HMM model-fitting techniques that are impractical for most practitioners, and there is a paucity of generalized user-friendly software available for implementing multivariate HMMs of animal movement. Here, we introduce an open-source R package, momentuHMM, that addresses many of the deficiencies in existing HMM software. Features include: (1) data pre-processing and visualization; (2) user-specified probability distributions for an unlimited number of data streams and latent behaviour states; (3) biased and correlated random walk movement models, including dynamic “activity centres” associated with attractive or repulsive forces; (4) user-specified design matrices and constraints for covariate modelling of parameters using formulas familiar to most R users; (5) multiple imputation methods that account for measurement error and temporally irregular or missing data; (6) seamless integration of spatio-temporal covariate raster data; (7) cosinor and spline models for cyclical and other complicated patterns; (8) model checking and selection; and (9) simulation. After providing an overview of the main features of the package, we demonstrate some of the capabilities of momentuHMM using real-world examples. These include models for cyclical movement patterns of African elephants, foraging trips of northern fur seals, loggerhead turtle movements relative to ocean surface currents, and grey seal movements among three activity centres. momentuHMM considerably extends the capabilities of existing HMM software while accounting for common challenges associated with telemetry data. It therefore facilitates more realistic hypothesis-driven animal movement analyses that have hitherto been largely inaccessible to non-statisticians. While motivated by telemetry data, the package can be used for analysing any type of data that is amenable to HMMs. Practitioners interested in additional features are encouraged to contact the authors.","container-title":"Methods in Ecology and Evolution","DOI":"10.1111/2041-210X.12995","ISSN":"2041-210X","issue":"6","language":"en","license":"© 2018 The Authors. Methods in Ecology and Evolution published by John Wiley &amp; Sons Ltd on behalf of the British Ecological Society. This article has been contributed to by US Government employees and their work is in the public domain in the USA.","note":"_eprint: https://onlinelibrary.wiley.com/doi/pdf/10.1111/2041-210X.12995","page":"1518-1530","source":"Wiley Online Library","title":"momentuHMM: R package for generalized hidden Markov models of animal movement","title-short":"momentuHMM","volume":"9","author":[{"family":"McClintock","given":"Brett T."},{"family":"Michelot","given":"Théo"}],"issued":{"date-parts":[["2018"]]}}}],"schema":"https://github.com/citation-style-language/schema/raw/master/csl-citation.json"} </w:instrText>
      </w:r>
      <w:r w:rsidR="00122608">
        <w:rPr>
          <w:lang w:val="en-US"/>
        </w:rPr>
        <w:fldChar w:fldCharType="separate"/>
      </w:r>
      <w:r w:rsidR="00122608">
        <w:rPr>
          <w:noProof/>
          <w:lang w:val="en-US"/>
        </w:rPr>
        <w:t>(McClintock &amp; Michelot, 2018)</w:t>
      </w:r>
      <w:r w:rsidR="00122608">
        <w:rPr>
          <w:lang w:val="en-US"/>
        </w:rPr>
        <w:fldChar w:fldCharType="end"/>
      </w:r>
      <w:r w:rsidR="00122608">
        <w:rPr>
          <w:lang w:val="en-US"/>
        </w:rPr>
        <w:t>.</w:t>
      </w:r>
      <w:r w:rsidRPr="00370243">
        <w:rPr>
          <w:lang w:val="en-US"/>
        </w:rPr>
        <w:t xml:space="preserve"> However, this approach has limitations depending on the temporal resolution of the data. At large enough time intervals, animals may switch between behavioral states multiple times between successive GPS fixes. In such cases, HMMs can only provide a coarse approximation of true behavioral dynamics, potentially oversimplifying </w:t>
      </w:r>
      <w:r w:rsidR="00307B79" w:rsidRPr="00370243">
        <w:rPr>
          <w:lang w:val="en-US"/>
        </w:rPr>
        <w:t>behavior</w:t>
      </w:r>
      <w:r w:rsidRPr="00370243">
        <w:rPr>
          <w:lang w:val="en-US"/>
        </w:rPr>
        <w:t xml:space="preserve"> during the interval or failing to capture a </w:t>
      </w:r>
      <w:r w:rsidR="00307B79" w:rsidRPr="00370243">
        <w:rPr>
          <w:lang w:val="en-US"/>
        </w:rPr>
        <w:t>behavioral</w:t>
      </w:r>
      <w:r w:rsidRPr="00370243">
        <w:rPr>
          <w:lang w:val="en-US"/>
        </w:rPr>
        <w:t xml:space="preserve"> shift accurately</w:t>
      </w:r>
      <w:r w:rsidR="001068EC">
        <w:rPr>
          <w:lang w:val="en-US"/>
        </w:rPr>
        <w:t xml:space="preserve"> </w:t>
      </w:r>
      <w:r w:rsidR="001068EC">
        <w:rPr>
          <w:lang w:val="en-US"/>
        </w:rPr>
        <w:fldChar w:fldCharType="begin"/>
      </w:r>
      <w:r w:rsidR="001068EC">
        <w:rPr>
          <w:lang w:val="en-US"/>
        </w:rPr>
        <w:instrText xml:space="preserve"> ADDIN ZOTERO_ITEM CSL_CITATION {"citationID":"xl2i0sqe","properties":{"formattedCitation":"(Langrock, 2016)","plainCitation":"(Langrock, 2016)","noteIndex":0},"citationItems":[{"id":1504,"uris":["http://zotero.org/users/7559248/items/EE9K7R36"],"itemData":{"id":1504,"type":"book","abstract":"Hidden Markov Models for Time Series: An Introduction Using R, Second Edition illustrates the great flexibility of hidden Markov models (HMMs) as general-purpose models for time series data. The book provides a broad understanding of the models and their uses.\nAfter presenting the basic model formulation, the book covers estimation, forecasting, decoding, prediction, model selection, and Bayesian inference for HMMs. Through examples and applications, the authors describe how to extend and generalize the basic model so that it can be applied in a rich variety of situations.\nThe book demonstrates how HMMs can be applied to a wide range of types of time series: continuous-valued, circular, multivariate, binary, bounded and unbounded counts, and categorical observations. It also discusses how to employ the freely available computing environment R to carry out the computations.\nFeatures\n\nPresents an accessible overview of HMMs\nExplores a variety of applications in ecology, finance, epidemiology, climatology, and sociology\nIncludes numerous theoretical and programming exercises\nProvides most of the analysed data sets online\nNew to the second edition\n\nA total of five chapters on extensions, including HMMs for longitudinal data, hidden semi-Markov models and models with continuous-valued state process\nNew case studies on animal movement, rainfall occurrence and capture-recapture data","edition":"2","event-place":"New York","ISBN":"978-1-315-37248-8","note":"DOI: 10.1201/b20790","number-of-pages":"398","publisher":"Chapman and Hall/CRC","publisher-place":"New York","title":"Hidden Markov Models for Time Series: An Introduction Using R, Second Edition","title-short":"Hidden Markov Models for Time Series","author":[{"family":"Langrock","given":"Walter Zucchini","suffix":"Iain L. MacDonald, Roland"}],"issued":{"date-parts":[["2016",7,31]]}}}],"schema":"https://github.com/citation-style-language/schema/raw/master/csl-citation.json"} </w:instrText>
      </w:r>
      <w:r w:rsidR="001068EC">
        <w:rPr>
          <w:lang w:val="en-US"/>
        </w:rPr>
        <w:fldChar w:fldCharType="separate"/>
      </w:r>
      <w:r w:rsidR="001068EC">
        <w:rPr>
          <w:noProof/>
          <w:lang w:val="en-US"/>
        </w:rPr>
        <w:t>(Langrock, 2016)</w:t>
      </w:r>
      <w:r w:rsidR="001068EC">
        <w:rPr>
          <w:lang w:val="en-US"/>
        </w:rPr>
        <w:fldChar w:fldCharType="end"/>
      </w:r>
      <w:r w:rsidR="001068EC">
        <w:rPr>
          <w:lang w:val="en-US"/>
        </w:rPr>
        <w:t xml:space="preserve">. </w:t>
      </w:r>
      <w:r w:rsidRPr="00370243">
        <w:rPr>
          <w:lang w:val="en-US"/>
        </w:rPr>
        <w:t xml:space="preserve">An alternative approach that avoids this, is to use time-of-day categories, such as day, night, crepuscule, or other zeitgebers that cue circadian </w:t>
      </w:r>
      <w:r w:rsidR="00307B79" w:rsidRPr="00370243">
        <w:rPr>
          <w:lang w:val="en-US"/>
        </w:rPr>
        <w:t>behavior</w:t>
      </w:r>
      <w:r w:rsidRPr="00370243">
        <w:rPr>
          <w:lang w:val="en-US"/>
        </w:rPr>
        <w:t xml:space="preserve"> </w:t>
      </w:r>
      <w:r w:rsidR="001068EC">
        <w:rPr>
          <w:lang w:val="en-US"/>
        </w:rPr>
        <w:fldChar w:fldCharType="begin"/>
      </w:r>
      <w:r w:rsidR="001068EC">
        <w:rPr>
          <w:lang w:val="en-US"/>
        </w:rPr>
        <w:instrText xml:space="preserve"> ADDIN ZOTERO_ITEM CSL_CITATION {"citationID":"ia4rh27d","properties":{"formattedCitation":"(van Beest et al., 2012)","plainCitation":"(van Beest et al., 2012)","noteIndex":0},"citationItems":[{"id":1431,"uris":["http://zotero.org/users/7559248/items/X89IXSXW"],"itemData":{"id":1431,"type":"article-journal","abstract":"The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001068EC">
        <w:rPr>
          <w:lang w:val="en-US"/>
        </w:rPr>
        <w:fldChar w:fldCharType="separate"/>
      </w:r>
      <w:r w:rsidR="001068EC">
        <w:rPr>
          <w:noProof/>
          <w:lang w:val="en-US"/>
        </w:rPr>
        <w:t>(van Beest et al., 2012)</w:t>
      </w:r>
      <w:r w:rsidR="001068EC">
        <w:rPr>
          <w:lang w:val="en-US"/>
        </w:rPr>
        <w:fldChar w:fldCharType="end"/>
      </w:r>
      <w:r w:rsidR="001068EC">
        <w:rPr>
          <w:lang w:val="en-US"/>
        </w:rPr>
        <w:t xml:space="preserve">. </w:t>
      </w:r>
      <w:r w:rsidRPr="00370243">
        <w:rPr>
          <w:lang w:val="en-US"/>
        </w:rPr>
        <w:t>However, in high-latitude environments, such as our moose localizations within the Arctic Circle, the absence of night and crepuscular periods during the summer polar sun renders traditional time-of-day categorizations ineffective.</w:t>
      </w:r>
    </w:p>
    <w:p w14:paraId="4E824DBA" w14:textId="77777777" w:rsidR="001F06F3" w:rsidRPr="00370243" w:rsidRDefault="001F06F3" w:rsidP="001F06F3">
      <w:pPr>
        <w:rPr>
          <w:lang w:val="en-US"/>
        </w:rPr>
      </w:pPr>
    </w:p>
    <w:p w14:paraId="4FAA6AA0" w14:textId="63FFC9FA" w:rsidR="001F06F3" w:rsidRPr="00370243" w:rsidRDefault="001F06F3" w:rsidP="001F06F3">
      <w:pPr>
        <w:rPr>
          <w:lang w:val="en-US"/>
        </w:rPr>
      </w:pPr>
      <w:r w:rsidRPr="00370243">
        <w:rPr>
          <w:lang w:val="en-US"/>
        </w:rPr>
        <w:lastRenderedPageBreak/>
        <w:t xml:space="preserve">A more flexible approach compared to discrete </w:t>
      </w:r>
      <w:r w:rsidR="00D129DE" w:rsidRPr="00370243">
        <w:rPr>
          <w:lang w:val="en-US"/>
        </w:rPr>
        <w:t>behavior,</w:t>
      </w:r>
      <w:r w:rsidRPr="00370243">
        <w:rPr>
          <w:lang w:val="en-US"/>
        </w:rPr>
        <w:t xml:space="preserve"> or time-of-day categories would be through incorporating cyclical terms to represent changes over a diel. If we consider that selection for a covariate will most likely have some periodic function associated with an animal’s circadian rhythm, we can model this as a Fourier series of trigonometric functions.</w:t>
      </w:r>
      <w:r w:rsidR="00E82DD7" w:rsidRPr="00370243">
        <w:rPr>
          <w:lang w:val="en-US"/>
        </w:rPr>
        <w:t xml:space="preserve"> </w:t>
      </w:r>
      <w:r w:rsidR="00D0356C" w:rsidRPr="00370243">
        <w:rPr>
          <w:lang w:val="en-US"/>
        </w:rPr>
        <w:t>These harmonic terms, based on a Fourier series, allow coefficients to vary cyclically over a 24-hour period.</w:t>
      </w:r>
      <w:r w:rsidR="00D0356C" w:rsidRPr="00370243">
        <w:rPr>
          <w:lang w:val="en-US"/>
        </w:rPr>
        <w:t xml:space="preserve"> </w:t>
      </w:r>
      <w:r w:rsidR="00E82DD7" w:rsidRPr="00370243">
        <w:rPr>
          <w:lang w:val="en-US"/>
        </w:rPr>
        <w:t>This transforms the step selection function into a time-varying model</w:t>
      </w:r>
      <w:r w:rsidRPr="00370243">
        <w:rPr>
          <w:lang w:val="en-US"/>
        </w:rPr>
        <w:t xml:space="preserve">, which predicts step probability based on covariates, into a dynamic harmonic regression that incorporates variability during a day. </w:t>
      </w:r>
      <w:r w:rsidR="00BA0ABC" w:rsidRPr="00370243">
        <w:rPr>
          <w:lang w:val="en-US"/>
        </w:rPr>
        <w:t>T</w:t>
      </w:r>
      <w:r w:rsidRPr="00370243">
        <w:rPr>
          <w:lang w:val="en-US"/>
        </w:rPr>
        <w:t xml:space="preserve">he method from </w:t>
      </w:r>
      <w:r w:rsidRPr="00370243">
        <w:rPr>
          <w:lang w:val="en-US"/>
        </w:rPr>
        <w:fldChar w:fldCharType="begin"/>
      </w:r>
      <w:r w:rsidR="00594BF1" w:rsidRPr="00370243">
        <w:rPr>
          <w:lang w:val="en-US"/>
        </w:rPr>
        <w:instrText xml:space="preserve"> ADDIN ZOTERO_ITEM CSL_CITATION {"citationID":"NiYLVAr9","properties":{"formattedCitation":"(Forrest et al., 2025)","plainCitation":"(Forrest et al., 2025)","dontUpdate":true,"noteIndex":0},"citationItems":[{"id":1841,"uris":["http://zotero.org/users/7559248/items/BKZQ6C9N"],"itemData":{"id":1841,"type":"article-journal","abstract":"Understanding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 Bubalus bubalis.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 Keywords: circadian, fine-scale dynamics, harmonics, landscape-scale distributions, simulated trajectories, temporal dynamics","container-title":"Ecography","DOI":"10.1111/ecog.07421","ISSN":"1600-0587","issue":"2","language":"en","license":"© 2024 Commonwealth Scientific and Industrial Research Organisation and The Author(s). Ecography published by John Wiley &amp; Sons Ltd on behalf of Nordic Society Oikos.","note":"_eprint: https://onlinelibrary.wiley.com/doi/pdf/10.1111/ecog.07421","page":"e07421","source":"Wiley Online Library","title":"Predicting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J."}],"issued":{"date-parts":[["2025"]]}}}],"schema":"https://github.com/citation-style-language/schema/raw/master/csl-citation.json"} </w:instrText>
      </w:r>
      <w:r w:rsidRPr="00370243">
        <w:rPr>
          <w:lang w:val="en-US"/>
        </w:rPr>
        <w:fldChar w:fldCharType="separate"/>
      </w:r>
      <w:r w:rsidR="007A1630" w:rsidRPr="00370243">
        <w:rPr>
          <w:noProof/>
          <w:lang w:val="en-US"/>
        </w:rPr>
        <w:t>Forrest et al.</w:t>
      </w:r>
      <w:r w:rsidR="00BA0ABC" w:rsidRPr="00370243">
        <w:rPr>
          <w:noProof/>
          <w:lang w:val="en-US"/>
        </w:rPr>
        <w:t xml:space="preserve"> (</w:t>
      </w:r>
      <w:r w:rsidR="007A1630" w:rsidRPr="00370243">
        <w:rPr>
          <w:noProof/>
          <w:lang w:val="en-US"/>
        </w:rPr>
        <w:t>2025)</w:t>
      </w:r>
      <w:r w:rsidRPr="00370243">
        <w:rPr>
          <w:lang w:val="en-US"/>
        </w:rPr>
        <w:fldChar w:fldCharType="end"/>
      </w:r>
      <w:r w:rsidR="00BA0ABC" w:rsidRPr="00370243">
        <w:rPr>
          <w:lang w:val="en-US"/>
        </w:rPr>
        <w:t xml:space="preserve"> is </w:t>
      </w:r>
      <w:r w:rsidR="00A544A7" w:rsidRPr="00370243">
        <w:rPr>
          <w:lang w:val="en-US"/>
        </w:rPr>
        <w:t>incorporated</w:t>
      </w:r>
      <w:r w:rsidRPr="00370243">
        <w:rPr>
          <w:lang w:val="en-US"/>
        </w:rPr>
        <w:t xml:space="preserve">, extending the SSF by incorporating harmonic terms as interaction effects with our main </w:t>
      </w:r>
      <w:commentRangeStart w:id="12"/>
      <w:r w:rsidRPr="00370243">
        <w:rPr>
          <w:lang w:val="en-US"/>
        </w:rPr>
        <w:t>covariates (Eq. 3.1</w:t>
      </w:r>
      <w:commentRangeEnd w:id="12"/>
      <w:r w:rsidRPr="00370243">
        <w:rPr>
          <w:rStyle w:val="CommentReference"/>
          <w:lang w:val="en-US"/>
        </w:rPr>
        <w:commentReference w:id="12"/>
      </w:r>
      <w:r w:rsidRPr="00370243">
        <w:rPr>
          <w:lang w:val="en-US"/>
        </w:rPr>
        <w:t>):</w:t>
      </w:r>
    </w:p>
    <w:p w14:paraId="57C95729" w14:textId="77777777" w:rsidR="001F06F3" w:rsidRPr="00370243" w:rsidRDefault="00000000" w:rsidP="001F06F3">
      <w:pPr>
        <w:rPr>
          <w:rStyle w:val="hljs-keyword"/>
          <w:rFonts w:eastAsiaTheme="minorEastAsia"/>
          <w:lang w:val="en-US"/>
        </w:rPr>
      </w:pPr>
      <m:oMathPara>
        <m:oMath>
          <m:eqArr>
            <m:eqArrPr>
              <m:maxDist m:val="1"/>
              <m:ctrlPr>
                <w:rPr>
                  <w:rStyle w:val="hljs-keyword"/>
                  <w:rFonts w:ascii="Cambria Math" w:hAnsi="Cambria Math"/>
                  <w:i/>
                  <w:lang w:val="en-US"/>
                </w:rPr>
              </m:ctrlPr>
            </m:eqArrPr>
            <m:e>
              <m:r>
                <m:rPr>
                  <m:sty m:val="p"/>
                </m:rPr>
                <w:rPr>
                  <w:rStyle w:val="hljs-keyword"/>
                  <w:rFonts w:ascii="Cambria Math" w:hAnsi="Cambria Math"/>
                  <w:lang w:val="en-US"/>
                </w:rPr>
                <m:t>ω</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Style w:val="hljs-keyword"/>
                          <w:rFonts w:ascii="Cambria Math" w:hAnsi="Cambria Math"/>
                          <w:lang w:val="en-US"/>
                        </w:rPr>
                      </m:ctrlPr>
                    </m:sSubPr>
                    <m:e>
                      <m:r>
                        <m:rPr>
                          <m:sty m:val="p"/>
                        </m:rPr>
                        <w:rPr>
                          <w:rStyle w:val="hljs-keyword"/>
                          <w:rFonts w:ascii="Cambria Math" w:hAnsi="Cambria Math"/>
                          <w:lang w:val="en-US"/>
                        </w:rPr>
                        <m:t>β</m:t>
                      </m:r>
                      <m:ctrlPr>
                        <w:rPr>
                          <w:rFonts w:ascii="Cambria Math" w:hAnsi="Cambria Math"/>
                          <w:i/>
                          <w:lang w:val="en-US"/>
                        </w:rPr>
                      </m:ctrlPr>
                    </m:e>
                    <m:sub>
                      <m:r>
                        <m:rPr>
                          <m:sty m:val="p"/>
                        </m:rPr>
                        <w:rPr>
                          <w:rStyle w:val="hljs-keyword"/>
                          <w:rFonts w:ascii="Cambria Math" w:hAnsi="Cambria Math"/>
                          <w:lang w:val="en-US"/>
                        </w:rPr>
                        <m:t>t</m:t>
                      </m:r>
                    </m:sub>
                  </m:sSub>
                  <m:d>
                    <m:dPr>
                      <m:ctrlPr>
                        <w:rPr>
                          <w:rFonts w:ascii="Cambria Math" w:hAnsi="Cambria Math"/>
                          <w:i/>
                          <w:lang w:val="en-US"/>
                        </w:rPr>
                      </m:ctrlPr>
                    </m:dPr>
                    <m:e>
                      <m:r>
                        <m:rPr>
                          <m:sty m:val="p"/>
                        </m:rPr>
                        <w:rPr>
                          <w:rStyle w:val="hljs-keyword"/>
                          <w:rFonts w:ascii="Cambria Math" w:hAnsi="Cambria Math"/>
                          <w:lang w:val="en-US"/>
                        </w:rPr>
                        <m:t>τ</m:t>
                      </m:r>
                      <m:r>
                        <w:rPr>
                          <w:rFonts w:ascii="Cambria Math" w:hAnsi="Cambria Math"/>
                          <w:lang w:val="en-US"/>
                        </w:rPr>
                        <m:t>;</m:t>
                      </m:r>
                      <m:r>
                        <m:rPr>
                          <m:sty m:val="p"/>
                        </m:rPr>
                        <w:rPr>
                          <w:rStyle w:val="hljs-keyword"/>
                          <w:rFonts w:ascii="Cambria Math" w:hAnsi="Cambria Math"/>
                          <w:lang w:val="en-US"/>
                        </w:rPr>
                        <m:t>α</m:t>
                      </m:r>
                    </m:e>
                  </m:d>
                </m:e>
              </m:d>
              <m:r>
                <w:rPr>
                  <w:rFonts w:ascii="Cambria Math" w:hAnsi="Cambria Math"/>
                  <w:lang w:val="en-US"/>
                </w:rPr>
                <m:t>=</m:t>
              </m:r>
              <m:func>
                <m:funcPr>
                  <m:ctrlPr>
                    <w:rPr>
                      <w:rStyle w:val="hljs-keyword"/>
                      <w:rFonts w:ascii="Cambria Math" w:hAnsi="Cambria Math"/>
                      <w:lang w:val="en-US"/>
                    </w:rPr>
                  </m:ctrlPr>
                </m:funcPr>
                <m:fName>
                  <m:r>
                    <m:rPr>
                      <m:sty m:val="p"/>
                    </m:rPr>
                    <w:rPr>
                      <w:rStyle w:val="hljs-keyword"/>
                      <w:rFonts w:ascii="Cambria Math" w:hAnsi="Cambria Math"/>
                      <w:lang w:val="en-US"/>
                    </w:rPr>
                    <m:t>exp</m:t>
                  </m:r>
                  <m:ctrlPr>
                    <w:rPr>
                      <w:rStyle w:val="hljs-keyword"/>
                      <w:rFonts w:ascii="Cambria Math" w:hAnsi="Cambria Math"/>
                      <w:i/>
                      <w:lang w:val="en-US"/>
                    </w:rPr>
                  </m:ctrlPr>
                </m:fName>
                <m:e>
                  <m:d>
                    <m:dPr>
                      <m:ctrlPr>
                        <w:rPr>
                          <w:rStyle w:val="hljs-keyword"/>
                          <w:rFonts w:ascii="Cambria Math" w:hAnsi="Cambria Math"/>
                          <w:lang w:val="en-US"/>
                        </w:rPr>
                      </m:ctrlPr>
                    </m:dPr>
                    <m:e>
                      <m:sSub>
                        <m:sSubPr>
                          <m:ctrlPr>
                            <w:rPr>
                              <w:rStyle w:val="hljs-builtin"/>
                              <w:rFonts w:ascii="Cambria Math" w:hAnsi="Cambria Math"/>
                              <w:i/>
                              <w:lang w:val="en-US"/>
                            </w:rPr>
                          </m:ctrlPr>
                        </m:sSubPr>
                        <m:e>
                          <m:r>
                            <m:rPr>
                              <m:sty m:val="p"/>
                            </m:rP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1</m:t>
                          </m:r>
                        </m:sub>
                      </m:sSub>
                      <m:d>
                        <m:dPr>
                          <m:ctrlPr>
                            <w:rPr>
                              <w:rFonts w:ascii="Cambria Math" w:hAnsi="Cambria Math"/>
                              <w:i/>
                              <w:lang w:val="en-US"/>
                            </w:rPr>
                          </m:ctrlPr>
                        </m:dPr>
                        <m:e>
                          <m:r>
                            <m:rPr>
                              <m:sty m:val="p"/>
                            </m:rPr>
                            <w:rPr>
                              <w:rStyle w:val="hljs-keyword"/>
                              <w:rFonts w:ascii="Cambria Math" w:hAnsi="Cambria Math"/>
                              <w:lang w:val="en-US"/>
                            </w:rPr>
                            <m:t>τ</m:t>
                          </m:r>
                          <m:r>
                            <w:rPr>
                              <w:rFonts w:ascii="Cambria Math" w:hAnsi="Cambria Math"/>
                              <w:lang w:val="en-US"/>
                            </w:rPr>
                            <m:t>;</m:t>
                          </m:r>
                          <m:sSub>
                            <m:sSubPr>
                              <m:ctrlPr>
                                <w:rPr>
                                  <w:rStyle w:val="hljs-builtin"/>
                                  <w:rFonts w:ascii="Cambria Math" w:hAnsi="Cambria Math"/>
                                  <w:i/>
                                  <w:lang w:val="en-US"/>
                                </w:rPr>
                              </m:ctrlPr>
                            </m:sSubPr>
                            <m:e>
                              <m:r>
                                <m:rPr>
                                  <m:sty m:val="p"/>
                                </m:rPr>
                                <w:rPr>
                                  <w:rStyle w:val="hljs-keyword"/>
                                  <w:rFonts w:ascii="Cambria Math" w:hAnsi="Cambria Math"/>
                                  <w:lang w:val="en-US"/>
                                </w:rPr>
                                <m:t>α</m:t>
                              </m:r>
                              <m:ctrlPr>
                                <w:rPr>
                                  <w:rFonts w:ascii="Cambria Math" w:hAnsi="Cambria Math"/>
                                  <w:i/>
                                  <w:lang w:val="en-US"/>
                                </w:rPr>
                              </m:ctrlPr>
                            </m:e>
                            <m:sub>
                              <m:r>
                                <w:rPr>
                                  <w:rFonts w:ascii="Cambria Math" w:hAnsi="Cambria Math"/>
                                  <w:lang w:val="en-US"/>
                                </w:rPr>
                                <m:t>1</m:t>
                              </m:r>
                            </m:sub>
                          </m:sSub>
                        </m:e>
                      </m:d>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1</m:t>
                          </m:r>
                        </m:sub>
                      </m:sSub>
                      <m:r>
                        <w:rPr>
                          <w:rFonts w:ascii="Cambria Math" w:hAnsi="Cambria Math"/>
                          <w:lang w:val="en-US"/>
                        </w:rPr>
                        <m:t>+</m:t>
                      </m:r>
                      <m:r>
                        <m:rPr>
                          <m:sty m:val="p"/>
                        </m:rPr>
                        <w:rPr>
                          <w:rStyle w:val="hljs-keyword"/>
                          <w:rFonts w:ascii="Cambria Math" w:hAnsi="Cambria Math"/>
                          <w:lang w:val="en-US"/>
                        </w:rPr>
                        <m:t>⋯</m:t>
                      </m:r>
                      <m:r>
                        <w:rPr>
                          <w:rFonts w:ascii="Cambria Math" w:hAnsi="Cambria Math"/>
                          <w:lang w:val="en-US"/>
                        </w:rPr>
                        <m:t>+</m:t>
                      </m:r>
                      <m:sSub>
                        <m:sSubPr>
                          <m:ctrlPr>
                            <w:rPr>
                              <w:rStyle w:val="hljs-builtin"/>
                              <w:rFonts w:ascii="Cambria Math" w:hAnsi="Cambria Math"/>
                              <w:i/>
                              <w:lang w:val="en-US"/>
                            </w:rPr>
                          </m:ctrlPr>
                        </m:sSubPr>
                        <m:e>
                          <m:r>
                            <m:rPr>
                              <m:sty m:val="p"/>
                            </m:rPr>
                            <w:rPr>
                              <w:rStyle w:val="hljs-keyword"/>
                              <w:rFonts w:ascii="Cambria Math" w:hAnsi="Cambria Math"/>
                              <w:lang w:val="en-US"/>
                            </w:rPr>
                            <m:t>β</m:t>
                          </m:r>
                          <m:ctrlPr>
                            <w:rPr>
                              <w:rFonts w:ascii="Cambria Math" w:hAnsi="Cambria Math"/>
                              <w:i/>
                              <w:lang w:val="en-US"/>
                            </w:rPr>
                          </m:ctrlPr>
                        </m:e>
                        <m:sub>
                          <m:r>
                            <w:rPr>
                              <w:rFonts w:ascii="Cambria Math" w:hAnsi="Cambria Math"/>
                              <w:lang w:val="en-US"/>
                            </w:rPr>
                            <m:t>n</m:t>
                          </m:r>
                        </m:sub>
                      </m:sSub>
                      <m:d>
                        <m:dPr>
                          <m:ctrlPr>
                            <w:rPr>
                              <w:rFonts w:ascii="Cambria Math" w:hAnsi="Cambria Math"/>
                              <w:i/>
                              <w:lang w:val="en-US"/>
                            </w:rPr>
                          </m:ctrlPr>
                        </m:dPr>
                        <m:e>
                          <m:r>
                            <m:rPr>
                              <m:sty m:val="p"/>
                            </m:rPr>
                            <w:rPr>
                              <w:rStyle w:val="hljs-keyword"/>
                              <w:rFonts w:ascii="Cambria Math" w:hAnsi="Cambria Math"/>
                              <w:lang w:val="en-US"/>
                            </w:rPr>
                            <m:t>τ</m:t>
                          </m:r>
                          <m:r>
                            <w:rPr>
                              <w:rFonts w:ascii="Cambria Math" w:hAnsi="Cambria Math"/>
                              <w:lang w:val="en-US"/>
                            </w:rPr>
                            <m:t>;</m:t>
                          </m:r>
                          <m:sSub>
                            <m:sSubPr>
                              <m:ctrlPr>
                                <w:rPr>
                                  <w:rStyle w:val="hljs-builtin"/>
                                  <w:rFonts w:ascii="Cambria Math" w:hAnsi="Cambria Math"/>
                                  <w:i/>
                                  <w:lang w:val="en-US"/>
                                </w:rPr>
                              </m:ctrlPr>
                            </m:sSubPr>
                            <m:e>
                              <m:r>
                                <m:rPr>
                                  <m:sty m:val="p"/>
                                </m:rPr>
                                <w:rPr>
                                  <w:rStyle w:val="hljs-keyword"/>
                                  <w:rFonts w:ascii="Cambria Math" w:hAnsi="Cambria Math"/>
                                  <w:lang w:val="en-US"/>
                                </w:rPr>
                                <m:t>α</m:t>
                              </m:r>
                              <m:ctrlPr>
                                <w:rPr>
                                  <w:rFonts w:ascii="Cambria Math" w:hAnsi="Cambria Math"/>
                                  <w:i/>
                                  <w:lang w:val="en-US"/>
                                </w:rPr>
                              </m:ctrlPr>
                            </m:e>
                            <m:sub>
                              <m:r>
                                <w:rPr>
                                  <w:rFonts w:ascii="Cambria Math" w:hAnsi="Cambria Math"/>
                                  <w:lang w:val="en-US"/>
                                </w:rPr>
                                <m:t>n</m:t>
                              </m:r>
                            </m:sub>
                          </m:sSub>
                        </m:e>
                      </m:d>
                      <m:sSub>
                        <m:sSubPr>
                          <m:ctrlPr>
                            <w:rPr>
                              <w:rStyle w:val="hljs-builtin"/>
                              <w:rFonts w:ascii="Cambria Math" w:hAnsi="Cambria Math"/>
                              <w:i/>
                              <w:lang w:val="en-US"/>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n</m:t>
                          </m:r>
                        </m:sub>
                      </m:sSub>
                      <m:ctrlPr>
                        <w:rPr>
                          <w:rFonts w:ascii="Cambria Math" w:hAnsi="Cambria Math"/>
                          <w:i/>
                          <w:lang w:val="en-US"/>
                        </w:rPr>
                      </m:ctrlPr>
                    </m:e>
                  </m:d>
                </m:e>
              </m:func>
              <m:r>
                <w:rPr>
                  <w:rStyle w:val="hljs-keyword"/>
                  <w:rFonts w:ascii="Cambria Math" w:hAnsi="Cambria Math"/>
                  <w:lang w:val="en-US"/>
                </w:rPr>
                <m:t>#(3.1)</m:t>
              </m:r>
            </m:e>
          </m:eqArr>
        </m:oMath>
      </m:oMathPara>
    </w:p>
    <w:p w14:paraId="6221B455" w14:textId="77777777" w:rsidR="001F06F3" w:rsidRPr="00370243" w:rsidRDefault="001F06F3" w:rsidP="001F06F3">
      <w:pPr>
        <w:rPr>
          <w:lang w:val="en-US"/>
        </w:rPr>
      </w:pPr>
    </w:p>
    <w:p w14:paraId="7B9EE4AA" w14:textId="0794111F" w:rsidR="001F06F3" w:rsidRPr="00370243" w:rsidRDefault="001F06F3" w:rsidP="001F06F3">
      <w:pPr>
        <w:rPr>
          <w:rFonts w:eastAsiaTheme="minorEastAsia"/>
          <w:lang w:val="en-US"/>
        </w:rPr>
      </w:pPr>
      <w:r w:rsidRPr="00370243">
        <w:rPr>
          <w:lang w:val="en-US"/>
        </w:rPr>
        <w:t xml:space="preserve">In this model </w:t>
      </w:r>
      <m:oMath>
        <m:r>
          <w:rPr>
            <w:rFonts w:ascii="Cambria Math" w:hAnsi="Cambria Math"/>
            <w:lang w:val="en-US"/>
          </w:rPr>
          <m:t>x</m:t>
        </m:r>
      </m:oMath>
      <w:r w:rsidRPr="00370243">
        <w:rPr>
          <w:rFonts w:eastAsiaTheme="minorEastAsia"/>
          <w:lang w:val="en-US"/>
        </w:rPr>
        <w:t xml:space="preserve"> is the step and its associated covariates</w:t>
      </w:r>
      <w:r w:rsidRPr="00370243">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t</m:t>
            </m:r>
          </m:sub>
        </m:sSub>
        <m:r>
          <w:rPr>
            <w:rFonts w:ascii="Cambria Math" w:eastAsiaTheme="minorEastAsia" w:hAnsi="Cambria Math"/>
            <w:lang w:val="en-US"/>
          </w:rPr>
          <m:t>(τ;α​)</m:t>
        </m:r>
      </m:oMath>
      <w:r w:rsidRPr="00370243">
        <w:rPr>
          <w:rFonts w:eastAsiaTheme="minorEastAsia"/>
          <w:lang w:val="en-US"/>
        </w:rPr>
        <w:t xml:space="preserve"> returns a time-varying coefficient based on </w:t>
      </w:r>
      <w:r w:rsidRPr="00370243">
        <w:rPr>
          <w:lang w:val="en-US"/>
        </w:rPr>
        <w:t xml:space="preserve">the time of the step </w:t>
      </w:r>
      <m:oMath>
        <m:r>
          <w:rPr>
            <w:rFonts w:ascii="Cambria Math" w:hAnsi="Cambria Math"/>
            <w:lang w:val="en-US"/>
          </w:rPr>
          <m:t xml:space="preserve">τ. </m:t>
        </m:r>
      </m:oMath>
      <w:r w:rsidR="00307B79" w:rsidRPr="00370243">
        <w:rPr>
          <w:lang w:val="en-US"/>
        </w:rPr>
        <w:t>T</w:t>
      </w:r>
      <w:r w:rsidRPr="00370243">
        <w:rPr>
          <w:rStyle w:val="hljs-keyword"/>
          <w:rFonts w:eastAsiaTheme="minorEastAsia"/>
          <w:lang w:val="en-US"/>
        </w:rPr>
        <w:t xml:space="preserve">he vector </w:t>
      </w:r>
      <m:oMath>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Style w:val="hljs-builtin"/>
                <w:rFonts w:ascii="Cambria Math" w:hAnsi="Cambria Math"/>
                <w:i/>
                <w:lang w:val="en-US"/>
              </w:rPr>
            </m:ctrlPr>
          </m:sSubPr>
          <m:e>
            <m:r>
              <m:rPr>
                <m:sty m:val="p"/>
              </m:rPr>
              <w:rPr>
                <w:rStyle w:val="hljs-keyword"/>
                <w:rFonts w:ascii="Cambria Math" w:hAnsi="Cambria Math"/>
                <w:lang w:val="en-US"/>
              </w:rPr>
              <m:t>α</m:t>
            </m:r>
            <m:ctrlPr>
              <w:rPr>
                <w:rFonts w:ascii="Cambria Math" w:hAnsi="Cambria Math"/>
                <w:i/>
                <w:lang w:val="en-US"/>
              </w:rPr>
            </m:ctrlPr>
          </m:e>
          <m:sub>
            <m:r>
              <w:rPr>
                <w:rFonts w:ascii="Cambria Math" w:hAnsi="Cambria Math"/>
                <w:lang w:val="en-US"/>
              </w:rPr>
              <m:t>i,0</m:t>
            </m:r>
          </m:sub>
        </m:sSub>
        <m:r>
          <w:rPr>
            <w:rFonts w:ascii="Cambria Math" w:hAnsi="Cambria Math"/>
            <w:lang w:val="en-US"/>
          </w:rPr>
          <m:t>,</m:t>
        </m:r>
        <m:r>
          <m:rPr>
            <m:sty m:val="p"/>
          </m:rPr>
          <w:rPr>
            <w:rStyle w:val="hljs-keyword"/>
            <w:rFonts w:ascii="Cambria Math" w:hAnsi="Cambria Math"/>
            <w:lang w:val="en-US"/>
          </w:rPr>
          <m:t>…</m:t>
        </m:r>
        <m:r>
          <w:rPr>
            <w:rFonts w:ascii="Cambria Math" w:hAnsi="Cambria Math"/>
            <w:lang w:val="en-US"/>
          </w:rPr>
          <m:t>,</m:t>
        </m:r>
        <m:sSub>
          <m:sSubPr>
            <m:ctrlPr>
              <w:rPr>
                <w:rStyle w:val="hljs-builtin"/>
                <w:rFonts w:ascii="Cambria Math" w:hAnsi="Cambria Math"/>
                <w:i/>
                <w:lang w:val="en-US"/>
              </w:rPr>
            </m:ctrlPr>
          </m:sSubPr>
          <m:e>
            <m:r>
              <m:rPr>
                <m:sty m:val="p"/>
              </m:rPr>
              <w:rPr>
                <w:rStyle w:val="hljs-keyword"/>
                <w:rFonts w:ascii="Cambria Math" w:hAnsi="Cambria Math"/>
                <w:lang w:val="en-US"/>
              </w:rPr>
              <m:t>α</m:t>
            </m:r>
            <m:ctrlPr>
              <w:rPr>
                <w:rFonts w:ascii="Cambria Math" w:hAnsi="Cambria Math"/>
                <w:i/>
                <w:lang w:val="en-US"/>
              </w:rPr>
            </m:ctrlPr>
          </m:e>
          <m:sub>
            <m:r>
              <w:rPr>
                <w:rFonts w:ascii="Cambria Math" w:hAnsi="Cambria Math"/>
                <w:lang w:val="en-US"/>
              </w:rPr>
              <m:t>i,2P</m:t>
            </m:r>
          </m:sub>
        </m:sSub>
      </m:oMath>
      <w:r w:rsidRPr="00370243">
        <w:rPr>
          <w:lang w:val="en-US"/>
        </w:rPr>
        <w:t xml:space="preserve">) contains coefficients for the trigonometric functions that control how the covariate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370243">
        <w:rPr>
          <w:rStyle w:val="hljs-keyword"/>
          <w:rFonts w:eastAsiaTheme="minorEastAsia"/>
          <w:lang w:val="en-US"/>
        </w:rPr>
        <w:t xml:space="preserve"> changes over time. Coefficients are defined for </w:t>
      </w:r>
      <m:oMath>
        <m:r>
          <w:rPr>
            <w:rStyle w:val="hljs-keyword"/>
            <w:rFonts w:ascii="Cambria Math" w:eastAsiaTheme="minorEastAsia" w:hAnsi="Cambria Math"/>
            <w:lang w:val="en-US"/>
          </w:rPr>
          <m:t>p</m:t>
        </m:r>
      </m:oMath>
      <w:r w:rsidRPr="00370243">
        <w:rPr>
          <w:rStyle w:val="hljs-keyword"/>
          <w:rFonts w:eastAsiaTheme="minorEastAsia"/>
          <w:lang w:val="en-US"/>
        </w:rPr>
        <w:t xml:space="preserve"> pairs of harmonics and </w:t>
      </w:r>
      <m:oMath>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t</m:t>
            </m:r>
          </m:sub>
        </m:sSub>
        <m:d>
          <m:dPr>
            <m:ctrlPr>
              <w:rPr>
                <w:rFonts w:ascii="Cambria Math" w:hAnsi="Cambria Math"/>
                <w:i/>
                <w:lang w:val="en-US"/>
              </w:rPr>
            </m:ctrlPr>
          </m:dPr>
          <m:e>
            <m:r>
              <m:rPr>
                <m:sty m:val="p"/>
              </m:rPr>
              <w:rPr>
                <w:rFonts w:ascii="Cambria Math" w:hAnsi="Cambria Math"/>
                <w:lang w:val="en-US"/>
              </w:rPr>
              <m:t>τ</m:t>
            </m:r>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m:t>
                </m:r>
              </m:sub>
            </m:sSub>
          </m:e>
        </m:d>
      </m:oMath>
      <w:r w:rsidRPr="00370243">
        <w:rPr>
          <w:rFonts w:eastAsiaTheme="minorEastAsia"/>
          <w:lang w:val="en-US"/>
        </w:rPr>
        <w:t xml:space="preserve"> is given as (Eq. 3.2):</w:t>
      </w:r>
    </w:p>
    <w:p w14:paraId="19B75442" w14:textId="77777777" w:rsidR="001F06F3" w:rsidRPr="00370243" w:rsidRDefault="001F06F3" w:rsidP="001F06F3">
      <w:pPr>
        <w:pStyle w:val="HTMLPreformatted"/>
        <w:textAlignment w:val="baseline"/>
        <w:rPr>
          <w:rFonts w:ascii="Cambria Math" w:hAnsi="Cambria Math"/>
          <w:i/>
          <w:sz w:val="24"/>
          <w:szCs w:val="24"/>
          <w:lang w:val="en-US"/>
        </w:rPr>
      </w:pPr>
      <w:r w:rsidRPr="00370243">
        <w:rPr>
          <w:rFonts w:ascii="Cambria Math" w:hAnsi="Cambria Math"/>
          <w:i/>
          <w:lang w:val="en-US"/>
        </w:rPr>
        <w:br/>
      </w:r>
      <m:oMathPara>
        <m:oMath>
          <m:eqArr>
            <m:eqArrPr>
              <m:maxDist m:val="1"/>
              <m:ctrlPr>
                <w:rPr>
                  <w:rFonts w:ascii="Cambria Math" w:hAnsi="Cambria Math"/>
                  <w:i/>
                  <w:sz w:val="24"/>
                  <w:szCs w:val="24"/>
                  <w:lang w:val="en-US"/>
                </w:rPr>
              </m:ctrlPr>
            </m:eqArrPr>
            <m:e>
              <m:sSub>
                <m:sSubPr>
                  <m:ctrlPr>
                    <w:rPr>
                      <w:rFonts w:ascii="Cambria Math" w:hAnsi="Cambria Math"/>
                      <w:i/>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ti</m:t>
                  </m:r>
                </m:sub>
              </m:sSub>
              <m:d>
                <m:dPr>
                  <m:ctrlPr>
                    <w:rPr>
                      <w:rFonts w:ascii="Cambria Math" w:hAnsi="Cambria Math"/>
                      <w:i/>
                      <w:sz w:val="24"/>
                      <w:szCs w:val="24"/>
                      <w:lang w:val="en-US"/>
                    </w:rPr>
                  </m:ctrlPr>
                </m:dPr>
                <m:e>
                  <m:r>
                    <m:rPr>
                      <m:sty m:val="p"/>
                    </m:rPr>
                    <w:rPr>
                      <w:rFonts w:ascii="Cambria Math" w:hAnsi="Cambria Math"/>
                      <w:sz w:val="24"/>
                      <w:szCs w:val="24"/>
                      <w:lang w:val="en-US"/>
                    </w:rPr>
                    <m:t>τ</m:t>
                  </m:r>
                  <m:r>
                    <w:rPr>
                      <w:rFonts w:ascii="Cambria Math" w:hAnsi="Cambria Math"/>
                      <w:sz w:val="24"/>
                      <w:szCs w:val="24"/>
                      <w:lang w:val="en-US"/>
                    </w:rPr>
                    <m:t>;α</m:t>
                  </m:r>
                </m:e>
              </m:d>
              <m:r>
                <w:rPr>
                  <w:rFonts w:ascii="Cambria Math" w:hAnsi="Cambria Math"/>
                  <w:sz w:val="24"/>
                  <w:szCs w:val="24"/>
                  <w:lang w:val="en-US"/>
                </w:rPr>
                <m:t>=</m:t>
              </m:r>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i,0</m:t>
                  </m:r>
                </m:sub>
              </m:sSub>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P</m:t>
                  </m:r>
                  <m:ctrlPr>
                    <w:rPr>
                      <w:rFonts w:ascii="Cambria Math" w:hAnsi="Cambria Math"/>
                      <w:i/>
                      <w:sz w:val="24"/>
                      <w:szCs w:val="24"/>
                      <w:lang w:val="en-US"/>
                    </w:rPr>
                  </m:ctrlPr>
                </m:sup>
                <m:e>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i,j</m:t>
                      </m:r>
                    </m:sub>
                  </m:sSub>
                  <m:ctrlPr>
                    <w:rPr>
                      <w:rFonts w:ascii="Cambria Math" w:hAnsi="Cambria Math"/>
                      <w:i/>
                      <w:sz w:val="24"/>
                      <w:szCs w:val="24"/>
                      <w:lang w:val="en-US"/>
                    </w:rPr>
                  </m:ctrlPr>
                </m:e>
              </m:nary>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d>
                    <m:dPr>
                      <m:ctrlPr>
                        <w:rPr>
                          <w:rFonts w:ascii="Cambria Math" w:hAnsi="Cambria Math"/>
                          <w:sz w:val="24"/>
                          <w:szCs w:val="24"/>
                          <w:lang w:val="en-US"/>
                        </w:rPr>
                      </m:ctrlPr>
                    </m:dPr>
                    <m:e>
                      <m:f>
                        <m:fPr>
                          <m:ctrlPr>
                            <w:rPr>
                              <w:rFonts w:ascii="Cambria Math" w:hAnsi="Cambria Math"/>
                              <w:sz w:val="24"/>
                              <w:szCs w:val="24"/>
                              <w:lang w:val="en-US"/>
                            </w:rPr>
                          </m:ctrlPr>
                        </m:fPr>
                        <m:num>
                          <m:r>
                            <w:rPr>
                              <w:rFonts w:ascii="Cambria Math" w:hAnsi="Cambria Math"/>
                              <w:sz w:val="24"/>
                              <w:szCs w:val="24"/>
                              <w:lang w:val="en-US"/>
                            </w:rPr>
                            <m:t>2j</m:t>
                          </m:r>
                          <m:r>
                            <m:rPr>
                              <m:sty m:val="p"/>
                            </m:rPr>
                            <w:rPr>
                              <w:rFonts w:ascii="Cambria Math" w:hAnsi="Cambria Math"/>
                              <w:sz w:val="24"/>
                              <w:szCs w:val="24"/>
                              <w:lang w:val="en-US"/>
                            </w:rPr>
                            <m:t>πτ</m:t>
                          </m:r>
                          <m:ctrlPr>
                            <w:rPr>
                              <w:rFonts w:ascii="Cambria Math" w:hAnsi="Cambria Math"/>
                              <w:i/>
                              <w:sz w:val="24"/>
                              <w:szCs w:val="24"/>
                              <w:lang w:val="en-US"/>
                            </w:rPr>
                          </m:ctrlPr>
                        </m:num>
                        <m:den>
                          <m:r>
                            <w:rPr>
                              <w:rFonts w:ascii="Cambria Math" w:hAnsi="Cambria Math"/>
                              <w:sz w:val="24"/>
                              <w:szCs w:val="24"/>
                              <w:lang w:val="en-US"/>
                            </w:rPr>
                            <m:t>T</m:t>
                          </m:r>
                          <m:ctrlPr>
                            <w:rPr>
                              <w:rFonts w:ascii="Cambria Math" w:hAnsi="Cambria Math"/>
                              <w:i/>
                              <w:sz w:val="24"/>
                              <w:szCs w:val="24"/>
                              <w:lang w:val="en-US"/>
                            </w:rPr>
                          </m:ctrlPr>
                        </m:den>
                      </m:f>
                      <m:ctrlPr>
                        <w:rPr>
                          <w:rFonts w:ascii="Cambria Math" w:hAnsi="Cambria Math"/>
                          <w:i/>
                          <w:sz w:val="24"/>
                          <w:szCs w:val="24"/>
                          <w:lang w:val="en-US"/>
                        </w:rPr>
                      </m:ctrlPr>
                    </m:e>
                  </m:d>
                </m:e>
              </m:func>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P</m:t>
                  </m:r>
                  <m:ctrlPr>
                    <w:rPr>
                      <w:rFonts w:ascii="Cambria Math" w:hAnsi="Cambria Math"/>
                      <w:i/>
                      <w:sz w:val="24"/>
                      <w:szCs w:val="24"/>
                      <w:lang w:val="en-US"/>
                    </w:rPr>
                  </m:ctrlPr>
                </m:sup>
                <m:e>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i,j+P</m:t>
                      </m:r>
                    </m:sub>
                  </m:sSub>
                  <m:ctrlPr>
                    <w:rPr>
                      <w:rFonts w:ascii="Cambria Math" w:hAnsi="Cambria Math"/>
                      <w:i/>
                      <w:sz w:val="24"/>
                      <w:szCs w:val="24"/>
                      <w:lang w:val="en-US"/>
                    </w:rPr>
                  </m:ctrlPr>
                </m:e>
              </m:nary>
              <m:func>
                <m:funcPr>
                  <m:ctrlPr>
                    <w:rPr>
                      <w:rFonts w:ascii="Cambria Math" w:hAnsi="Cambria Math"/>
                      <w:sz w:val="24"/>
                      <w:szCs w:val="24"/>
                      <w:lang w:val="en-US"/>
                    </w:rPr>
                  </m:ctrlPr>
                </m:funcPr>
                <m:fName>
                  <m:r>
                    <m:rPr>
                      <m:sty m:val="p"/>
                    </m:rPr>
                    <w:rPr>
                      <w:rFonts w:ascii="Cambria Math" w:hAnsi="Cambria Math"/>
                      <w:sz w:val="24"/>
                      <w:szCs w:val="24"/>
                      <w:lang w:val="en-US"/>
                    </w:rPr>
                    <m:t>cos</m:t>
                  </m:r>
                </m:fName>
                <m:e>
                  <m:d>
                    <m:dPr>
                      <m:ctrlPr>
                        <w:rPr>
                          <w:rFonts w:ascii="Cambria Math" w:hAnsi="Cambria Math"/>
                          <w:sz w:val="24"/>
                          <w:szCs w:val="24"/>
                          <w:lang w:val="en-US"/>
                        </w:rPr>
                      </m:ctrlPr>
                    </m:dPr>
                    <m:e>
                      <m:f>
                        <m:fPr>
                          <m:ctrlPr>
                            <w:rPr>
                              <w:rFonts w:ascii="Cambria Math" w:hAnsi="Cambria Math"/>
                              <w:sz w:val="24"/>
                              <w:szCs w:val="24"/>
                              <w:lang w:val="en-US"/>
                            </w:rPr>
                          </m:ctrlPr>
                        </m:fPr>
                        <m:num>
                          <m:r>
                            <w:rPr>
                              <w:rFonts w:ascii="Cambria Math" w:hAnsi="Cambria Math"/>
                              <w:sz w:val="24"/>
                              <w:szCs w:val="24"/>
                              <w:lang w:val="en-US"/>
                            </w:rPr>
                            <m:t>2j</m:t>
                          </m:r>
                          <m:r>
                            <m:rPr>
                              <m:sty m:val="p"/>
                            </m:rPr>
                            <w:rPr>
                              <w:rFonts w:ascii="Cambria Math" w:hAnsi="Cambria Math"/>
                              <w:sz w:val="24"/>
                              <w:szCs w:val="24"/>
                              <w:lang w:val="en-US"/>
                            </w:rPr>
                            <m:t>πτ</m:t>
                          </m:r>
                          <m:ctrlPr>
                            <w:rPr>
                              <w:rFonts w:ascii="Cambria Math" w:hAnsi="Cambria Math"/>
                              <w:i/>
                              <w:sz w:val="24"/>
                              <w:szCs w:val="24"/>
                              <w:lang w:val="en-US"/>
                            </w:rPr>
                          </m:ctrlPr>
                        </m:num>
                        <m:den>
                          <m:r>
                            <w:rPr>
                              <w:rFonts w:ascii="Cambria Math" w:hAnsi="Cambria Math"/>
                              <w:sz w:val="24"/>
                              <w:szCs w:val="24"/>
                              <w:lang w:val="en-US"/>
                            </w:rPr>
                            <m:t>T</m:t>
                          </m:r>
                          <m:ctrlPr>
                            <w:rPr>
                              <w:rFonts w:ascii="Cambria Math" w:hAnsi="Cambria Math"/>
                              <w:i/>
                              <w:sz w:val="24"/>
                              <w:szCs w:val="24"/>
                              <w:lang w:val="en-US"/>
                            </w:rPr>
                          </m:ctrlPr>
                        </m:den>
                      </m:f>
                      <m:ctrlPr>
                        <w:rPr>
                          <w:rFonts w:ascii="Cambria Math" w:hAnsi="Cambria Math"/>
                          <w:i/>
                          <w:sz w:val="24"/>
                          <w:szCs w:val="24"/>
                          <w:lang w:val="en-US"/>
                        </w:rPr>
                      </m:ctrlPr>
                    </m:e>
                  </m:d>
                </m:e>
              </m:func>
              <m:r>
                <w:rPr>
                  <w:rFonts w:ascii="Cambria Math" w:hAnsi="Cambria Math"/>
                  <w:sz w:val="24"/>
                  <w:szCs w:val="24"/>
                  <w:lang w:val="en-US"/>
                </w:rPr>
                <m:t xml:space="preserve"> #(3.2)</m:t>
              </m:r>
            </m:e>
          </m:eqArr>
        </m:oMath>
      </m:oMathPara>
    </w:p>
    <w:p w14:paraId="02F6FFB6" w14:textId="77777777" w:rsidR="001F06F3" w:rsidRPr="00370243" w:rsidRDefault="001F06F3" w:rsidP="001F06F3">
      <w:pPr>
        <w:rPr>
          <w:rFonts w:ascii="Cambria Math" w:eastAsiaTheme="minorEastAsia" w:hAnsi="Cambria Math"/>
          <w:iCs/>
          <w:lang w:val="en-US"/>
        </w:rPr>
      </w:pPr>
    </w:p>
    <w:p w14:paraId="592BE9BC" w14:textId="6110DB2D" w:rsidR="001F06F3" w:rsidRPr="00370243" w:rsidRDefault="001F06F3" w:rsidP="001F06F3">
      <w:pPr>
        <w:rPr>
          <w:rFonts w:eastAsiaTheme="minorEastAsia"/>
          <w:lang w:val="en-US"/>
        </w:rPr>
      </w:pPr>
      <w:r w:rsidRPr="00370243">
        <w:rPr>
          <w:lang w:val="en-US"/>
        </w:rPr>
        <w:t xml:space="preserve">Here, </w:t>
      </w:r>
      <m:oMath>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i,0</m:t>
            </m:r>
          </m:sub>
        </m:sSub>
      </m:oMath>
      <w:r w:rsidRPr="00370243">
        <w:rPr>
          <w:rFonts w:eastAsiaTheme="minorEastAsia"/>
          <w:lang w:val="en-US"/>
        </w:rPr>
        <w:t xml:space="preserve"> is the main effect of the covariate, which can be considered the affinity or aversion for a covariate irrespective of circadian rhythm. </w:t>
      </w:r>
      <m:oMath>
        <m:r>
          <w:rPr>
            <w:rFonts w:ascii="Cambria Math" w:eastAsiaTheme="minorEastAsia" w:hAnsi="Cambria Math"/>
            <w:lang w:val="en-US"/>
          </w:rPr>
          <m:t>T</m:t>
        </m:r>
      </m:oMath>
      <w:r w:rsidRPr="00370243">
        <w:rPr>
          <w:rFonts w:eastAsiaTheme="minorEastAsia"/>
          <w:lang w:val="en-US"/>
        </w:rPr>
        <w:t xml:space="preserve"> represents the period associated with the seasonality, which is a diel in our case. </w:t>
      </w:r>
      <m:oMath>
        <m:r>
          <w:rPr>
            <w:rFonts w:ascii="Cambria Math" w:hAnsi="Cambria Math"/>
            <w:lang w:val="en-US"/>
          </w:rPr>
          <m:t>j</m:t>
        </m:r>
      </m:oMath>
      <w:r w:rsidRPr="00370243">
        <w:rPr>
          <w:rFonts w:eastAsiaTheme="minorEastAsia"/>
          <w:lang w:val="en-US"/>
        </w:rPr>
        <w:t xml:space="preserve"> sets the frequencies of the sine and cosine functions. I</w:t>
      </w:r>
      <w:r w:rsidRPr="00370243">
        <w:rPr>
          <w:lang w:val="en-US"/>
        </w:rPr>
        <w:t xml:space="preserve">ncreasing the number of harmonic pairs with different values of </w:t>
      </w:r>
      <m:oMath>
        <m:r>
          <w:rPr>
            <w:rFonts w:ascii="Cambria Math" w:hAnsi="Cambria Math"/>
            <w:lang w:val="en-US"/>
          </w:rPr>
          <m:t>j</m:t>
        </m:r>
      </m:oMath>
      <w:r w:rsidRPr="00370243">
        <w:rPr>
          <w:lang w:val="en-US"/>
        </w:rPr>
        <w:t xml:space="preserve"> allows for finer temporal fluctuations of covariates, but caution is needed to avoid overfitting </w:t>
      </w:r>
      <w:r w:rsidRPr="00370243">
        <w:rPr>
          <w:rFonts w:eastAsiaTheme="minorEastAsia"/>
          <w:lang w:val="en-US"/>
        </w:rPr>
        <w:fldChar w:fldCharType="begin"/>
      </w:r>
      <w:r w:rsidR="007A1630" w:rsidRPr="00370243">
        <w:rPr>
          <w:rFonts w:eastAsiaTheme="minorEastAsia"/>
          <w:lang w:val="en-US"/>
        </w:rPr>
        <w:instrText xml:space="preserve"> ADDIN ZOTERO_ITEM CSL_CITATION {"citationID":"lxg9dIVU","properties":{"formattedCitation":"(Forrest et al., 2025)","plainCitation":"(Forrest et al., 2025)","noteIndex":0},"citationItems":[{"id":1841,"uris":["http://zotero.org/users/7559248/items/BKZQ6C9N"],"itemData":{"id":1841,"type":"article-journal","abstract":"Understanding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 Bubalus bubalis.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 Keywords: circadian, fine-scale dynamics, harmonics, landscape-scale distributions, simulated trajectories, temporal dynamics","container-title":"Ecography","DOI":"10.1111/ecog.07421","ISSN":"1600-0587","issue":"2","language":"en","license":"© 2024 Commonwealth Scientific and Industrial Research Organisation and The Author(s). Ecography published by John Wiley &amp; Sons Ltd on behalf of Nordic Society Oikos.","note":"_eprint: https://onlinelibrary.wiley.com/doi/pdf/10.1111/ecog.07421","page":"e07421","source":"Wiley Online Library","title":"Predicting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J."}],"issued":{"date-parts":[["2025"]]}}}],"schema":"https://github.com/citation-style-language/schema/raw/master/csl-citation.json"} </w:instrText>
      </w:r>
      <w:r w:rsidRPr="00370243">
        <w:rPr>
          <w:rFonts w:eastAsiaTheme="minorEastAsia"/>
          <w:lang w:val="en-US"/>
        </w:rPr>
        <w:fldChar w:fldCharType="separate"/>
      </w:r>
      <w:r w:rsidR="007A1630" w:rsidRPr="00370243">
        <w:rPr>
          <w:rFonts w:eastAsiaTheme="minorEastAsia"/>
          <w:lang w:val="en-US"/>
        </w:rPr>
        <w:t>(Forrest et al., 2025)</w:t>
      </w:r>
      <w:r w:rsidRPr="00370243">
        <w:rPr>
          <w:rFonts w:eastAsiaTheme="minorEastAsia"/>
          <w:lang w:val="en-US"/>
        </w:rPr>
        <w:fldChar w:fldCharType="end"/>
      </w:r>
      <w:r w:rsidRPr="00370243">
        <w:rPr>
          <w:rFonts w:eastAsiaTheme="minorEastAsia"/>
          <w:lang w:val="en-US"/>
        </w:rPr>
        <w:t xml:space="preserve">. Alternatively, periodic functions can be modeled using spline functions, as recently shown in </w:t>
      </w:r>
      <w:r w:rsidRPr="00370243">
        <w:rPr>
          <w:rFonts w:eastAsiaTheme="minorEastAsia"/>
          <w:lang w:val="en-US"/>
        </w:rPr>
        <w:fldChar w:fldCharType="begin"/>
      </w:r>
      <w:r w:rsidR="007A1630" w:rsidRPr="00370243">
        <w:rPr>
          <w:rFonts w:eastAsiaTheme="minorEastAsia"/>
          <w:lang w:val="en-US"/>
        </w:rPr>
        <w:instrText xml:space="preserve"> ADDIN ZOTERO_ITEM CSL_CITATION {"citationID":"WoMU2U9O","properties":{"formattedCitation":"(Klappstein et al., 2024)","plainCitation":"(Klappstein et al., 2024)","noteIndex":0},"citationItems":[{"id":1811,"uris":["http://zotero.org/users/7559248/items/592CELIR"],"itemData":{"id":1811,"type":"article-journal","abstract":"Step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 In this paper, we formulate SSFs with penalised smooths (similar to generalised additive models) to unify new and existing extensions, and conveniently implement the models in the popular, open-source mgcv R package.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 We provide the necessary technical details to understand several key special cases of smooths and their implementation in mgcv,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Evolution","DOI":"10.1111/2041-210X.14367","ISSN":"2041-210X","issue":"8","language":"en","license":"© 2024 The Author(s). Methods in Ecology and Evolution published by John Wiley &amp; Sons Ltd on behalf of British Ecological Society.","note":"_eprint: https://onlinelibrary.wiley.com/doi/pdf/10.1111/2041-210X.14367","page":"1332-1346","source":"Wiley Online Library","title":"Step selection functions with non-linear and random effects","volume":"15","author":[{"family":"Klappstein","given":"Natasha J."},{"family":"Michelot","given":"Théo"},{"family":"Fieberg","given":"John"},{"family":"Pedersen","given":"Eric J."},{"family":"Mills Flemming","given":"Joanna"}],"issued":{"date-parts":[["2024"]]}}}],"schema":"https://github.com/citation-style-language/schema/raw/master/csl-citation.json"} </w:instrText>
      </w:r>
      <w:r w:rsidRPr="00370243">
        <w:rPr>
          <w:rFonts w:eastAsiaTheme="minorEastAsia"/>
          <w:lang w:val="en-US"/>
        </w:rPr>
        <w:fldChar w:fldCharType="separate"/>
      </w:r>
      <w:r w:rsidR="007A1630" w:rsidRPr="00370243">
        <w:rPr>
          <w:rFonts w:eastAsiaTheme="minorEastAsia"/>
          <w:noProof/>
          <w:lang w:val="en-US"/>
        </w:rPr>
        <w:t>(Klappstein et al., 2024)</w:t>
      </w:r>
      <w:r w:rsidRPr="00370243">
        <w:rPr>
          <w:rFonts w:eastAsiaTheme="minorEastAsia"/>
          <w:lang w:val="en-US"/>
        </w:rPr>
        <w:fldChar w:fldCharType="end"/>
      </w:r>
      <w:r w:rsidRPr="00370243">
        <w:rPr>
          <w:rFonts w:eastAsiaTheme="minorEastAsia"/>
          <w:lang w:val="en-US"/>
        </w:rPr>
        <w:t xml:space="preserve">. However, this approach requires significantly more computational power and was not explored further in this study. </w:t>
      </w:r>
    </w:p>
    <w:p w14:paraId="78B91CA0" w14:textId="77777777" w:rsidR="002F71DF" w:rsidRPr="00370243" w:rsidRDefault="002F71DF" w:rsidP="001F06F3">
      <w:pPr>
        <w:rPr>
          <w:rFonts w:eastAsiaTheme="minorEastAsia"/>
          <w:lang w:val="en-US"/>
        </w:rPr>
      </w:pPr>
    </w:p>
    <w:p w14:paraId="04B2AC44" w14:textId="77777777" w:rsidR="001F06F3" w:rsidRPr="00370243" w:rsidRDefault="001F06F3" w:rsidP="001F06F3">
      <w:pPr>
        <w:pStyle w:val="Heading2"/>
        <w:rPr>
          <w:rFonts w:eastAsiaTheme="minorEastAsia"/>
        </w:rPr>
      </w:pPr>
      <w:bookmarkStart w:id="13" w:name="_Toc198785601"/>
      <w:bookmarkStart w:id="14" w:name="_Toc198864182"/>
      <w:r w:rsidRPr="00370243">
        <w:rPr>
          <w:rFonts w:eastAsiaTheme="minorEastAsia"/>
        </w:rPr>
        <w:t>Population inference using Step Selection Functions</w:t>
      </w:r>
      <w:bookmarkEnd w:id="13"/>
      <w:bookmarkEnd w:id="14"/>
    </w:p>
    <w:p w14:paraId="42B2F6B7" w14:textId="7A7E33F2" w:rsidR="001F06F3" w:rsidRPr="00370243" w:rsidRDefault="001F06F3" w:rsidP="001F06F3">
      <w:pPr>
        <w:rPr>
          <w:lang w:val="en-US"/>
        </w:rPr>
      </w:pPr>
      <w:r w:rsidRPr="00370243">
        <w:rPr>
          <w:lang w:val="en-US"/>
        </w:rPr>
        <w:t>When estimating population-level effects from individual tracked animals, it is important to account for behavioral differences among individuals and within-individual correlation in habitat use</w:t>
      </w:r>
      <w:r w:rsidR="00ED5830" w:rsidRPr="00370243">
        <w:rPr>
          <w:lang w:val="en-US"/>
        </w:rPr>
        <w:t xml:space="preserve"> due to spatial auto-correlation </w:t>
      </w:r>
      <w:r w:rsidRPr="00370243">
        <w:rPr>
          <w:lang w:val="en-US"/>
        </w:rPr>
        <w:fldChar w:fldCharType="begin"/>
      </w:r>
      <w:r w:rsidR="001444A7">
        <w:rPr>
          <w:lang w:val="en-US"/>
        </w:rPr>
        <w:instrText xml:space="preserve"> ADDIN ZOTERO_ITEM CSL_CITATION {"citationID":"tiQpM3mQ","properties":{"formattedCitation":"(Chatterjee et al., 2024; Fieberg et al., 2010)","plainCitation":"(Chatterjee et al., 2024; Fieberg et al., 2010)","noteIndex":0},"citationItems":[{"id":1880,"uris":["http://zotero.org/users/7559248/items/T8UR6TNH"],"itemData":{"id":1880,"type":"article-journal","abstract":"With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L."}],"issued":{"date-parts":[["2010",7,27]]}}},{"id":"Ifnam30s/oqOwxUtr","uris":["http://zotero.org/users/7559248/items/JFYZCESU"],"itemData":{"id":1858,"type":"article-journal","abstract":"Integrated step-selection analysis (ISSA) is frequently used to study habitat selection using animal movement data. Methods for incorporating random effects in ISSA have been developed, making it possible to quantify variability among animals in their space-use patterns. Although it is possible to model variability in both habitat selection and movement parameters, applications to date have focused on the former despite the widely acknowledged and important role that movement plays in determining ecological processes from the individual to ecosystem level. One potential explanation for this omission is the absence of readily available software or examples demonstrating methods for estimating movement parameters in ISSA with random effects. We demonstrated methods for characterizing among-individual variability in both movement and habitat-selection parameters using a simulated data set and by fitting two models to an acoustic telemetry data set containing locations of 35 red snapper (Lutjanus campechanus). Movement kernels were assumed to depend on either the type of benthic reef habitat in which the fish was located (model 1) or the distance between the fish's current location and the nearest edge habitat (model 2). In both models, we also quantified habitat selection for different benthic habitat classes and distance to edge habitat, and we allowed for individual variability in movement and habitat-selection parameters using random effects. The simulation example highlights the benefits of a mixed-effects specification, namely, we can increase precision when estimating individual-specific movement parameters by borrowing information across like individuals. In our applied example, we found substantial among-individual variability in both habitat selection and movement parameters. Nonetheless, most red snapper selected for hardbottom habitat and for locations nearer to edge habitat. They also moved less when in hardbottom habitat. Turn angles were frequently near ± π but were more dispersed when fish were far away from edge habitat. We provide code templates and functions for quantifying variability in movement and habitat-selection parameters when implementing ISSA with random effects. In doing so, we hope to encourage ecologists conducting ISSA to take full advantage of their ability to model among-individual variability in both habitat-selection and movement patterns.","container-title":"Methods in Ecology and Evolution","DOI":"10.1111/2041-210X.14321","ISSN":"2041-210X","issue":"6","language":"en","license":"© 2024 The Authors. Methods in Ecology and Evolution published by John Wiley &amp; Sons Ltd on behalf of British Ecological Society.","note":"_eprint: https://onlinelibrary.wiley.com/doi/pdf/10.1111/2041-210X.14321","page":"1034-1047","source":"Wiley Online Library","title":"Modelling individual variability in habitat selection and movement using integrated step-selection analysis","volume":"15","author":[{"family":"Chatterjee","given":"Nilanjan"},{"family":"Wolfson","given":"David"},{"family":"Kim","given":"Dongmin"},{"family":"Velez","given":"Juliana"},{"family":"Freeman","given":"Smith"},{"family":"Bacheler","given":"Nathan M."},{"family":"Shertzer","given":"Kyle"},{"family":"Taylor","given":"J. Christopher"},{"family":"Fieberg","given":"John"}],"issued":{"date-parts":[["2024"]]}}}],"schema":"https://github.com/citation-style-language/schema/raw/master/csl-citation.json"} </w:instrText>
      </w:r>
      <w:r w:rsidRPr="00370243">
        <w:rPr>
          <w:lang w:val="en-US"/>
        </w:rPr>
        <w:fldChar w:fldCharType="separate"/>
      </w:r>
      <w:r w:rsidR="007A1630" w:rsidRPr="00370243">
        <w:rPr>
          <w:noProof/>
          <w:lang w:val="en-US"/>
        </w:rPr>
        <w:t xml:space="preserve">(Chatterjee et </w:t>
      </w:r>
      <w:r w:rsidR="007A1630" w:rsidRPr="00370243">
        <w:rPr>
          <w:noProof/>
          <w:lang w:val="en-US"/>
        </w:rPr>
        <w:lastRenderedPageBreak/>
        <w:t>al., 2024; Fieberg et al., 2010)</w:t>
      </w:r>
      <w:r w:rsidRPr="00370243">
        <w:rPr>
          <w:lang w:val="en-US"/>
        </w:rPr>
        <w:fldChar w:fldCharType="end"/>
      </w:r>
      <w:r w:rsidRPr="00370243">
        <w:rPr>
          <w:lang w:val="en-US"/>
        </w:rPr>
        <w:t xml:space="preserve">. Ignoring these factors violates the assumption of independence, leading to overfitted models and underestimated uncertainty </w:t>
      </w:r>
      <w:r w:rsidRPr="00370243">
        <w:rPr>
          <w:lang w:val="en-US"/>
        </w:rPr>
        <w:fldChar w:fldCharType="begin"/>
      </w:r>
      <w:r w:rsidR="007A1630" w:rsidRPr="00370243">
        <w:rPr>
          <w:lang w:val="en-US"/>
        </w:rPr>
        <w:instrText xml:space="preserve"> ADDIN ZOTERO_ITEM CSL_CITATION {"citationID":"GqTfxmOQ","properties":{"formattedCitation":"(Fieberg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Pr="00370243">
        <w:rPr>
          <w:lang w:val="en-US"/>
        </w:rPr>
        <w:fldChar w:fldCharType="separate"/>
      </w:r>
      <w:r w:rsidR="007A1630" w:rsidRPr="00370243">
        <w:rPr>
          <w:noProof/>
          <w:lang w:val="en-US"/>
        </w:rPr>
        <w:t>(Fieberg et al., 2010; Muff et al., 2020)</w:t>
      </w:r>
      <w:r w:rsidRPr="00370243">
        <w:rPr>
          <w:lang w:val="en-US"/>
        </w:rPr>
        <w:fldChar w:fldCharType="end"/>
      </w:r>
      <w:r w:rsidRPr="00370243">
        <w:rPr>
          <w:lang w:val="en-US"/>
        </w:rPr>
        <w:t>.</w:t>
      </w:r>
    </w:p>
    <w:p w14:paraId="7A59B9CE" w14:textId="51EE20E3" w:rsidR="001F06F3" w:rsidRPr="00370243" w:rsidRDefault="001F06F3" w:rsidP="001F06F3">
      <w:pPr>
        <w:rPr>
          <w:lang w:val="en-US"/>
        </w:rPr>
      </w:pPr>
      <w:r w:rsidRPr="00370243">
        <w:rPr>
          <w:lang w:val="en-US"/>
        </w:rPr>
        <w:t xml:space="preserve">One approach to address this issue is fitting a random-effects model with random slopes, where each individual receives unique slopes for relevant explanatory variables </w:t>
      </w:r>
      <w:r w:rsidRPr="00370243">
        <w:rPr>
          <w:lang w:val="en-US"/>
        </w:rPr>
        <w:fldChar w:fldCharType="begin"/>
      </w:r>
      <w:r w:rsidR="007A1630" w:rsidRPr="00370243">
        <w:rPr>
          <w:lang w:val="en-US"/>
        </w:rPr>
        <w:instrText xml:space="preserve"> ADDIN ZOTERO_ITEM CSL_CITATION {"citationID":"eXj8v5Jr","properties":{"formattedCitation":"(Klappstein et al., 2024)","plainCitation":"(Klappstein et al., 2024)","noteIndex":0},"citationItems":[{"id":1811,"uris":["http://zotero.org/users/7559248/items/592CELIR"],"itemData":{"id":1811,"type":"article-journal","abstract":"Step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 In this paper, we formulate SSFs with penalised smooths (similar to generalised additive models) to unify new and existing extensions, and conveniently implement the models in the popular, open-source mgcv R package.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 We provide the necessary technical details to understand several key special cases of smooths and their implementation in mgcv,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Evolution","DOI":"10.1111/2041-210X.14367","ISSN":"2041-210X","issue":"8","language":"en","license":"© 2024 The Author(s). Methods in Ecology and Evolution published by John Wiley &amp; Sons Ltd on behalf of British Ecological Society.","note":"_eprint: https://onlinelibrary.wiley.com/doi/pdf/10.1111/2041-210X.14367","page":"1332-1346","source":"Wiley Online Library","title":"Step selection functions with non-linear and random effects","volume":"15","author":[{"family":"Klappstein","given":"Natasha J."},{"family":"Michelot","given":"Théo"},{"family":"Fieberg","given":"John"},{"family":"Pedersen","given":"Eric J."},{"family":"Mills Flemming","given":"Joanna"}],"issued":{"date-parts":[["2024"]]}}}],"schema":"https://github.com/citation-style-language/schema/raw/master/csl-citation.json"} </w:instrText>
      </w:r>
      <w:r w:rsidRPr="00370243">
        <w:rPr>
          <w:lang w:val="en-US"/>
        </w:rPr>
        <w:fldChar w:fldCharType="separate"/>
      </w:r>
      <w:r w:rsidR="007A1630" w:rsidRPr="00370243">
        <w:rPr>
          <w:noProof/>
          <w:lang w:val="en-US"/>
        </w:rPr>
        <w:t>(Klappstein et al., 2024)</w:t>
      </w:r>
      <w:r w:rsidRPr="00370243">
        <w:rPr>
          <w:lang w:val="en-US"/>
        </w:rPr>
        <w:fldChar w:fldCharType="end"/>
      </w:r>
      <w:r w:rsidRPr="00370243">
        <w:rPr>
          <w:lang w:val="en-US"/>
        </w:rPr>
        <w:t xml:space="preserve">. However, this method is computationally demanding, and the number of parameters increases substantially when incorporating harmonics, due to the many possible combinations of individual-level random slopes and harmonic terms. A simpler alternative is the two-stage conditional logistic regression approach </w:t>
      </w:r>
      <w:r w:rsidRPr="00370243">
        <w:rPr>
          <w:lang w:val="en-US"/>
        </w:rPr>
        <w:fldChar w:fldCharType="begin"/>
      </w:r>
      <w:r w:rsidR="007A1630" w:rsidRPr="00370243">
        <w:rPr>
          <w:lang w:val="en-US"/>
        </w:rPr>
        <w:instrText xml:space="preserve"> ADDIN ZOTERO_ITEM CSL_CITATION {"citationID":"Of18sMEY","properties":{"formattedCitation":"(Fieberg et al., 2010)","plainCitation":"(Fieberg et al., 2010)","noteIndex":0},"citationItems":[{"id":1880,"uris":["http://zotero.org/users/7559248/items/T8UR6TNH"],"itemData":{"id":1880,"type":"article-journal","abstract":"With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L."}],"issued":{"date-parts":[["2010",7,27]]}}}],"schema":"https://github.com/citation-style-language/schema/raw/master/csl-citation.json"} </w:instrText>
      </w:r>
      <w:r w:rsidRPr="00370243">
        <w:rPr>
          <w:lang w:val="en-US"/>
        </w:rPr>
        <w:fldChar w:fldCharType="separate"/>
      </w:r>
      <w:r w:rsidR="007A1630" w:rsidRPr="00370243">
        <w:rPr>
          <w:noProof/>
          <w:lang w:val="en-US"/>
        </w:rPr>
        <w:t>(Fieberg et al., 2010)</w:t>
      </w:r>
      <w:r w:rsidRPr="00370243">
        <w:rPr>
          <w:lang w:val="en-US"/>
        </w:rPr>
        <w:fldChar w:fldCharType="end"/>
      </w:r>
      <w:r w:rsidRPr="00370243">
        <w:rPr>
          <w:lang w:val="en-US"/>
        </w:rPr>
        <w:t xml:space="preserve">. This method first fits a SSF separately for each </w:t>
      </w:r>
      <w:r w:rsidR="00D04794" w:rsidRPr="00370243">
        <w:rPr>
          <w:lang w:val="en-US"/>
        </w:rPr>
        <w:t>individual and</w:t>
      </w:r>
      <w:r w:rsidRPr="00370243">
        <w:rPr>
          <w:lang w:val="en-US"/>
        </w:rPr>
        <w:t xml:space="preserve"> then averages the resulting coefficients to infer population-level responses. This approach is effective when sufficient data have been collected to estimate individual regression parameters, and when individuals can be considered independent </w:t>
      </w:r>
      <w:r w:rsidRPr="00370243">
        <w:rPr>
          <w:lang w:val="en-US"/>
        </w:rPr>
        <w:fldChar w:fldCharType="begin"/>
      </w:r>
      <w:r w:rsidR="007A1630" w:rsidRPr="00370243">
        <w:rPr>
          <w:lang w:val="en-US"/>
        </w:rPr>
        <w:instrText xml:space="preserve"> ADDIN ZOTERO_ITEM CSL_CITATION {"citationID":"Da27CVJ4","properties":{"formattedCitation":"(Fieberg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Pr="00370243">
        <w:rPr>
          <w:lang w:val="en-US"/>
        </w:rPr>
        <w:fldChar w:fldCharType="separate"/>
      </w:r>
      <w:r w:rsidR="007A1630" w:rsidRPr="00370243">
        <w:rPr>
          <w:noProof/>
          <w:lang w:val="en-US"/>
        </w:rPr>
        <w:t>(Fieberg et al., 2010; Muff et al., 2020)</w:t>
      </w:r>
      <w:r w:rsidRPr="00370243">
        <w:rPr>
          <w:lang w:val="en-US"/>
        </w:rPr>
        <w:fldChar w:fldCharType="end"/>
      </w:r>
      <w:r w:rsidRPr="00370243">
        <w:rPr>
          <w:lang w:val="en-US"/>
        </w:rPr>
        <w:t xml:space="preserve">. To summarize population effects, the mean value of the individual coefficients for an explanatory variable can be used. However when estimating variance, this method overestimates as it does not account for the </w:t>
      </w:r>
      <w:r w:rsidR="00B11A1C" w:rsidRPr="00370243">
        <w:rPr>
          <w:lang w:val="en-US"/>
        </w:rPr>
        <w:t>inherent</w:t>
      </w:r>
      <w:r w:rsidR="00B11A1C" w:rsidRPr="00370243">
        <w:rPr>
          <w:lang w:val="en-US"/>
        </w:rPr>
        <w:t xml:space="preserve"> </w:t>
      </w:r>
      <w:r w:rsidRPr="00370243">
        <w:rPr>
          <w:lang w:val="en-US"/>
        </w:rPr>
        <w:t xml:space="preserve">sampling uncertainty in the coefficient estimates of each animal </w:t>
      </w:r>
      <w:r w:rsidRPr="00370243">
        <w:rPr>
          <w:lang w:val="en-US"/>
        </w:rPr>
        <w:fldChar w:fldCharType="begin"/>
      </w:r>
      <w:r w:rsidR="007A1630" w:rsidRPr="00370243">
        <w:rPr>
          <w:lang w:val="en-US"/>
        </w:rPr>
        <w:instrText xml:space="preserve"> ADDIN ZOTERO_ITEM CSL_CITATION {"citationID":"eoywKoa8","properties":{"formattedCitation":"(Fieberg et al., 2010)","plainCitation":"(Fieberg et al., 2010)","noteIndex":0},"citationItems":[{"id":1880,"uris":["http://zotero.org/users/7559248/items/T8UR6TNH"],"itemData":{"id":1880,"type":"article-journal","abstract":"With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L."}],"issued":{"date-parts":[["2010",7,27]]}}}],"schema":"https://github.com/citation-style-language/schema/raw/master/csl-citation.json"} </w:instrText>
      </w:r>
      <w:r w:rsidRPr="00370243">
        <w:rPr>
          <w:lang w:val="en-US"/>
        </w:rPr>
        <w:fldChar w:fldCharType="separate"/>
      </w:r>
      <w:r w:rsidR="007A1630" w:rsidRPr="00370243">
        <w:rPr>
          <w:noProof/>
          <w:lang w:val="en-US"/>
        </w:rPr>
        <w:t>(Fieberg et al., 2010)</w:t>
      </w:r>
      <w:r w:rsidRPr="00370243">
        <w:rPr>
          <w:lang w:val="en-US"/>
        </w:rPr>
        <w:fldChar w:fldCharType="end"/>
      </w:r>
      <w:r w:rsidRPr="00370243">
        <w:rPr>
          <w:lang w:val="en-US"/>
        </w:rPr>
        <w:t xml:space="preserve">. This uncertainty can be accounted for by weighting of </w:t>
      </w:r>
      <w:proofErr w:type="gramStart"/>
      <w:r w:rsidRPr="00370243">
        <w:rPr>
          <w:lang w:val="en-US"/>
        </w:rPr>
        <w:t>each individual’s</w:t>
      </w:r>
      <w:proofErr w:type="gramEnd"/>
      <w:r w:rsidRPr="00370243">
        <w:rPr>
          <w:lang w:val="en-US"/>
        </w:rPr>
        <w:t xml:space="preserve"> estimate according to its sampling variance. In practice this can be achieved by estimating the mean using an intercept-only linear regression model with inverse-variance </w:t>
      </w:r>
      <w:commentRangeStart w:id="15"/>
      <w:r w:rsidRPr="00370243">
        <w:rPr>
          <w:lang w:val="en-US"/>
        </w:rPr>
        <w:t>weighting (Eq. 4).</w:t>
      </w:r>
      <w:commentRangeEnd w:id="15"/>
      <w:r w:rsidRPr="00370243">
        <w:rPr>
          <w:rStyle w:val="CommentReference"/>
          <w:lang w:val="en-US"/>
        </w:rPr>
        <w:commentReference w:id="15"/>
      </w:r>
    </w:p>
    <w:p w14:paraId="4FB8710E" w14:textId="3BE3E83C" w:rsidR="001F06F3" w:rsidRPr="00370243" w:rsidRDefault="00000000" w:rsidP="001F06F3">
      <w:pPr>
        <w:rPr>
          <w:lang w:val="en-US"/>
        </w:rPr>
      </w:pPr>
      <m:oMathPara>
        <m:oMath>
          <m:eqArr>
            <m:eqArrPr>
              <m:maxDist m:val="1"/>
              <m:ctrlPr>
                <w:rPr>
                  <w:rFonts w:ascii="Cambria Math" w:hAnsi="Cambria Math"/>
                  <w:lang w:val="en-US"/>
                </w:rPr>
              </m:ctrlPr>
            </m:eqArrPr>
            <m:e>
              <m:acc>
                <m:accPr>
                  <m:ctrlPr>
                    <w:rPr>
                      <w:rFonts w:ascii="Cambria Math" w:hAnsi="Cambria Math"/>
                      <w:lang w:val="en-US"/>
                    </w:rPr>
                  </m:ctrlPr>
                </m:accPr>
                <m:e>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m:rPr>
                          <m:nor/>
                        </m:rPr>
                        <w:rPr>
                          <w:rFonts w:ascii="Cambria Math" w:hAnsi="Cambria Math"/>
                          <w:lang w:val="en-US"/>
                        </w:rPr>
                        <m:t>population</m:t>
                      </m:r>
                    </m:sub>
                  </m:sSub>
                </m:e>
              </m:acc>
              <m:r>
                <w:rPr>
                  <w:rFonts w:ascii="Cambria Math" w:hAnsi="Cambria Math"/>
                  <w:lang w:val="en-US"/>
                </w:rPr>
                <m:t>=</m:t>
              </m:r>
              <m:f>
                <m:fPr>
                  <m:ctrlPr>
                    <w:rPr>
                      <w:rFonts w:ascii="Cambria Math" w:hAnsi="Cambria Math"/>
                      <w:lang w:val="en-US"/>
                    </w:rPr>
                  </m:ctrlPr>
                </m:fPr>
                <m:num>
                  <m:nary>
                    <m:naryPr>
                      <m:chr m:val="∑"/>
                      <m:ctrlPr>
                        <w:rPr>
                          <w:rFonts w:ascii="Cambria Math" w:hAnsi="Cambria Math"/>
                          <w:lang w:val="en-US"/>
                        </w:rPr>
                      </m:ctrlPr>
                    </m:naryPr>
                    <m:sub>
                      <m:r>
                        <m:rPr>
                          <m:sty m:val="p"/>
                        </m:rPr>
                        <w:rPr>
                          <w:rFonts w:ascii="Cambria Math" w:hAnsi="Cambria Math"/>
                          <w:lang w:val="en-US"/>
                        </w:rPr>
                        <m:t>i</m:t>
                      </m:r>
                      <m:r>
                        <w:rPr>
                          <w:rFonts w:ascii="Cambria Math" w:hAnsi="Cambria Math"/>
                          <w:lang w:val="en-US"/>
                        </w:rPr>
                        <m:t>=1</m:t>
                      </m:r>
                      <m:ctrlPr>
                        <w:rPr>
                          <w:rFonts w:ascii="Cambria Math" w:hAnsi="Cambria Math"/>
                          <w:i/>
                          <w:lang w:val="en-US"/>
                        </w:rPr>
                      </m:ctrlPr>
                    </m:sub>
                    <m:sup>
                      <m:r>
                        <m:rPr>
                          <m:sty m:val="p"/>
                        </m:rPr>
                        <w:rPr>
                          <w:rFonts w:ascii="Cambria Math" w:hAnsi="Cambria Math"/>
                          <w:lang w:val="en-US"/>
                        </w:rPr>
                        <m:t>n</m:t>
                      </m:r>
                      <m:ctrlPr>
                        <w:rPr>
                          <w:rFonts w:ascii="Cambria Math" w:hAnsi="Cambria Math"/>
                          <w:i/>
                          <w:lang w:val="en-US"/>
                        </w:rPr>
                      </m:ctrlPr>
                    </m:sup>
                    <m:e>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m:rPr>
                                  <m:sty m:val="p"/>
                                </m:rPr>
                                <w:rPr>
                                  <w:rFonts w:ascii="Cambria Math" w:hAnsi="Cambria Math"/>
                                  <w:lang w:val="en-US"/>
                                </w:rPr>
                                <m:t>i</m:t>
                              </m:r>
                            </m:sub>
                          </m:sSub>
                        </m:num>
                        <m:den>
                          <m:r>
                            <m:rPr>
                              <m:nor/>
                            </m:rPr>
                            <w:rPr>
                              <w:rFonts w:ascii="Cambria Math" w:hAnsi="Cambria Math"/>
                              <w:lang w:val="en-US"/>
                            </w:rPr>
                            <m:t>Var</m:t>
                          </m:r>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m:rPr>
                                      <m:sty m:val="p"/>
                                    </m:rPr>
                                    <w:rPr>
                                      <w:rFonts w:ascii="Cambria Math" w:hAnsi="Cambria Math"/>
                                      <w:lang w:val="en-US"/>
                                    </w:rPr>
                                    <m:t>i</m:t>
                                  </m:r>
                                </m:sub>
                              </m:sSub>
                              <m:ctrlPr>
                                <w:rPr>
                                  <w:rFonts w:ascii="Cambria Math" w:hAnsi="Cambria Math"/>
                                  <w:i/>
                                  <w:lang w:val="en-US"/>
                                </w:rPr>
                              </m:ctrlPr>
                            </m:e>
                          </m:d>
                        </m:den>
                      </m:f>
                    </m:e>
                  </m:nary>
                </m:num>
                <m:den>
                  <m:nary>
                    <m:naryPr>
                      <m:chr m:val="∑"/>
                      <m:ctrlPr>
                        <w:rPr>
                          <w:rFonts w:ascii="Cambria Math" w:hAnsi="Cambria Math"/>
                          <w:lang w:val="en-US"/>
                        </w:rPr>
                      </m:ctrlPr>
                    </m:naryPr>
                    <m:sub>
                      <m:r>
                        <m:rPr>
                          <m:sty m:val="p"/>
                        </m:rPr>
                        <w:rPr>
                          <w:rFonts w:ascii="Cambria Math" w:hAnsi="Cambria Math"/>
                          <w:lang w:val="en-US"/>
                        </w:rPr>
                        <m:t>i</m:t>
                      </m:r>
                      <m:r>
                        <w:rPr>
                          <w:rFonts w:ascii="Cambria Math" w:hAnsi="Cambria Math"/>
                          <w:lang w:val="en-US"/>
                        </w:rPr>
                        <m:t>=1</m:t>
                      </m:r>
                      <m:ctrlPr>
                        <w:rPr>
                          <w:rFonts w:ascii="Cambria Math" w:hAnsi="Cambria Math"/>
                          <w:i/>
                          <w:lang w:val="en-US"/>
                        </w:rPr>
                      </m:ctrlPr>
                    </m:sub>
                    <m:sup>
                      <m:r>
                        <m:rPr>
                          <m:sty m:val="p"/>
                        </m:rPr>
                        <w:rPr>
                          <w:rFonts w:ascii="Cambria Math" w:hAnsi="Cambria Math"/>
                          <w:lang w:val="en-US"/>
                        </w:rPr>
                        <m:t>n</m:t>
                      </m:r>
                      <m:ctrlPr>
                        <w:rPr>
                          <w:rFonts w:ascii="Cambria Math" w:hAnsi="Cambria Math"/>
                          <w:i/>
                          <w:lang w:val="en-US"/>
                        </w:rPr>
                      </m:ctrlPr>
                    </m:sup>
                    <m:e>
                      <m:f>
                        <m:fPr>
                          <m:ctrlPr>
                            <w:rPr>
                              <w:rFonts w:ascii="Cambria Math" w:hAnsi="Cambria Math"/>
                              <w:lang w:val="en-US"/>
                            </w:rPr>
                          </m:ctrlPr>
                        </m:fPr>
                        <m:num>
                          <m:r>
                            <w:rPr>
                              <w:rFonts w:ascii="Cambria Math" w:hAnsi="Cambria Math"/>
                              <w:lang w:val="en-US"/>
                            </w:rPr>
                            <m:t>1</m:t>
                          </m:r>
                        </m:num>
                        <m:den>
                          <m:r>
                            <m:rPr>
                              <m:nor/>
                            </m:rPr>
                            <w:rPr>
                              <w:rFonts w:ascii="Cambria Math" w:hAnsi="Cambria Math"/>
                              <w:lang w:val="en-US"/>
                            </w:rPr>
                            <m:t>Var</m:t>
                          </m:r>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m:rPr>
                                      <m:sty m:val="p"/>
                                    </m:rPr>
                                    <w:rPr>
                                      <w:rFonts w:ascii="Cambria Math" w:hAnsi="Cambria Math"/>
                                      <w:lang w:val="en-US"/>
                                    </w:rPr>
                                    <m:t>i</m:t>
                                  </m:r>
                                </m:sub>
                              </m:sSub>
                              <m:ctrlPr>
                                <w:rPr>
                                  <w:rFonts w:ascii="Cambria Math" w:hAnsi="Cambria Math"/>
                                  <w:i/>
                                  <w:lang w:val="en-US"/>
                                </w:rPr>
                              </m:ctrlPr>
                            </m:e>
                          </m:d>
                        </m:den>
                      </m:f>
                    </m:e>
                  </m:nary>
                </m:den>
              </m:f>
              <m:r>
                <m:rPr>
                  <m:sty m:val="p"/>
                </m:rPr>
                <w:rPr>
                  <w:rFonts w:ascii="Cambria Math" w:hAnsi="Cambria Math"/>
                  <w:lang w:val="en-US"/>
                </w:rPr>
                <m:t> </m:t>
              </m:r>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4</m:t>
                  </m:r>
                </m:e>
              </m:d>
              <m:ctrlPr>
                <w:rPr>
                  <w:rFonts w:ascii="Cambria Math" w:hAnsi="Cambria Math"/>
                  <w:i/>
                  <w:lang w:val="en-US"/>
                </w:rPr>
              </m:ctrlPr>
            </m:e>
          </m:eqArr>
        </m:oMath>
      </m:oMathPara>
    </w:p>
    <w:p w14:paraId="3AB0CE4B" w14:textId="1EC89117" w:rsidR="001F06F3" w:rsidRPr="00370243" w:rsidRDefault="001F06F3" w:rsidP="001F06F3">
      <w:pPr>
        <w:rPr>
          <w:lang w:val="en-US"/>
        </w:rPr>
      </w:pPr>
      <w:r w:rsidRPr="00370243">
        <w:rPr>
          <w:lang w:val="en-US"/>
        </w:rPr>
        <w:t xml:space="preserve">Finally, in the two-stage conditional logistic regression approach, it is important that </w:t>
      </w:r>
      <w:commentRangeStart w:id="16"/>
      <w:r w:rsidRPr="00370243">
        <w:rPr>
          <w:lang w:val="en-US"/>
        </w:rPr>
        <w:t xml:space="preserve">each value in a categorical variable  </w:t>
      </w:r>
      <w:commentRangeEnd w:id="16"/>
      <w:r w:rsidRPr="00370243">
        <w:rPr>
          <w:rStyle w:val="CommentReference"/>
          <w:lang w:val="en-US"/>
        </w:rPr>
        <w:commentReference w:id="16"/>
      </w:r>
      <w:r w:rsidRPr="00370243">
        <w:rPr>
          <w:lang w:val="en-US"/>
        </w:rPr>
        <w:t xml:space="preserve">is visited by each animal at least once </w:t>
      </w:r>
      <w:r w:rsidRPr="00370243">
        <w:rPr>
          <w:lang w:val="en-US"/>
        </w:rPr>
        <w:fldChar w:fldCharType="begin"/>
      </w:r>
      <w:r w:rsidR="007A1630" w:rsidRPr="00370243">
        <w:rPr>
          <w:lang w:val="en-US"/>
        </w:rPr>
        <w:instrText xml:space="preserve"> ADDIN ZOTERO_ITEM CSL_CITATION {"citationID":"5w6XBsyJ","properties":{"formattedCitation":"(Fieberg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Pr="00370243">
        <w:rPr>
          <w:lang w:val="en-US"/>
        </w:rPr>
        <w:fldChar w:fldCharType="separate"/>
      </w:r>
      <w:r w:rsidR="007A1630" w:rsidRPr="00370243">
        <w:rPr>
          <w:noProof/>
          <w:lang w:val="en-US"/>
        </w:rPr>
        <w:t>(Fieberg et al., 2010; Muff et al., 2020)</w:t>
      </w:r>
      <w:r w:rsidRPr="00370243">
        <w:rPr>
          <w:lang w:val="en-US"/>
        </w:rPr>
        <w:fldChar w:fldCharType="end"/>
      </w:r>
      <w:r w:rsidRPr="00370243">
        <w:rPr>
          <w:lang w:val="en-US"/>
        </w:rPr>
        <w:t xml:space="preserve">. For instance, each habitat category being investigated should be represented in the data for every individual animal. If this condition is not met, the individual SSF will fail to estimate the selection for the missing category. While random effects models </w:t>
      </w:r>
      <w:r w:rsidR="00D04794" w:rsidRPr="00370243">
        <w:rPr>
          <w:lang w:val="en-US"/>
        </w:rPr>
        <w:t>are capable of</w:t>
      </w:r>
      <w:r w:rsidRPr="00370243">
        <w:rPr>
          <w:lang w:val="en-US"/>
        </w:rPr>
        <w:t xml:space="preserve"> </w:t>
      </w:r>
      <w:r w:rsidR="00D04794" w:rsidRPr="00370243">
        <w:rPr>
          <w:lang w:val="en-US"/>
        </w:rPr>
        <w:t xml:space="preserve">handling </w:t>
      </w:r>
      <w:r w:rsidRPr="00370243">
        <w:rPr>
          <w:lang w:val="en-US"/>
        </w:rPr>
        <w:t>missing categories, concerns should be raised about the interpretability of such estimates, as well as the reliability of the resulting variances.</w:t>
      </w:r>
    </w:p>
    <w:p w14:paraId="56CBA386" w14:textId="668351CA" w:rsidR="001F06F3" w:rsidRPr="00370243" w:rsidRDefault="001F06F3" w:rsidP="001F06F3">
      <w:pPr>
        <w:pStyle w:val="Heading2"/>
      </w:pPr>
      <w:bookmarkStart w:id="17" w:name="_Toc198785602"/>
      <w:bookmarkStart w:id="18" w:name="_Toc198864183"/>
      <w:r w:rsidRPr="00370243">
        <w:t>Interpolating temperature using Space-Time Regression Kriging</w:t>
      </w:r>
      <w:bookmarkEnd w:id="17"/>
      <w:bookmarkEnd w:id="18"/>
    </w:p>
    <w:p w14:paraId="74296B09" w14:textId="0F3E5EAE" w:rsidR="001F06F3" w:rsidRPr="00370243" w:rsidRDefault="001F06F3" w:rsidP="001F06F3">
      <w:pPr>
        <w:rPr>
          <w:lang w:val="en-US"/>
        </w:rPr>
      </w:pPr>
      <w:r w:rsidRPr="00370243">
        <w:rPr>
          <w:lang w:val="en-US"/>
        </w:rPr>
        <w:t xml:space="preserve">Obtaining temperature at an animal’s step location has been approached through multiple methods. The most direct method involves using readings from a temperature sensor attached to the animal’s collar, provided this data is available. The key advantage of this approach is that there is no spatial or temporal discrepancy between the recorded temperature and the step location. On average, collar temperature measurements track ambient temperature trends but tend to exhibit consistently higher values </w:t>
      </w:r>
      <w:r w:rsidRPr="00370243">
        <w:rPr>
          <w:lang w:val="en-US"/>
        </w:rPr>
        <w:fldChar w:fldCharType="begin"/>
      </w:r>
      <w:r w:rsidR="007A1630" w:rsidRPr="00370243">
        <w:rPr>
          <w:lang w:val="en-US"/>
        </w:rPr>
        <w:instrText xml:space="preserve"> ADDIN ZOTERO_ITEM CSL_CITATION {"citationID":"xKnf4dSX","properties":{"formattedCitation":"(Ericsson et al., 2015; Messeri et al., 2019)","plainCitation":"(Ericsson et al., 2015; Messeri et al., 2019)","noteIndex":0},"citationItems":[{"id":1242,"uris":["http://zotero.org/users/7559248/items/53FXU7NU"],"itemData":{"id":1242,"type":"article-journal","abstract":"GPS collar-recorded temperature is often considered as a proxy for the ambient temperature in wildlife ecology studies, yet few studies actually test its reliability as well as the correlation with ambient temperature. Here, we address this question and demonstrate a strong correlation between collar temperature and weather station data, indicating that GPS collar sensor data can be regarded as a reliable index of ambient air temperature. Using data obtained from 384 free-ranging moose equipped with GPS collars between latitude 57° N to 68° N in Sweden, we analyzed 1,467,361 paired observations of collar temperature and air temperature of the nearest official Swedish Meteorological and Hydrological Institute station. We found a systematic offset that varied across months, being larger during the warm summer months than during the winter period. We found an average correlation of .91 (rs; range .75 to .93, median .91) between collar and ambient temperature of the nearest weather station. Thus, temperature sensors in, e.g., a GPS collar, may be used to study animal behavior, movement and habitat choice in relation to ambient air temperature. This aligns with the calls for using animals as not only subjects but also as the samplers of the environment. It also opens up possibilities for large-scale projects on animal ecology and physiology in the absence of ground measuring stations on higher spatial scales like home range and landscape. As an application of collar temperature, we show that changes in the movement patterns seem to be highly influenced by temperature-induced heat stress that moose experience during summer.","container-title":"European Journal of Wildlife Research","DOI":"10.1007/s10344-015-0968-7","ISSN":"1439-0574","issue":"6","journalAbbreviation":"Eur J Wildl Res","language":"en","page":"919-922","source":"Springer Link","title":"Offset between GPS collar-recorded temperature in moose and ambient weather station data","volume":"61","author":[{"family":"Ericsson","given":"Göran"},{"family":"Dettki","given":"Holger"},{"family":"Neumann","given":"Wiebke"},{"family":"Arnemo","given":"Jon M."},{"family":"Singh","given":"Navinder J."}],"issued":{"date-parts":[["2015",12,1]]}}},{"id":1819,"uris":["http://zotero.org/users/7559248/items/BMJW24YT"],"itemData":{"id":1819,"type":"article-journal","abstract":"GPS collars for wildlife provide a large amount of spatio-temporal location data and are frequently equipped with sensors that record the animal-level environmental temperature at a schedulable sampling frequency. The simultaneous collection of environmental temperature and animal location may contribute not only to deepen the understanding of animal behavior in different climatic conditions, but also to increase the knowledge of climate features in inaccessible areas. The measurement of environmental temperature provided by the sensors, however, can be biased by several factors (e.g., surface temperature of the animal, direct solar radiation, precipitation), so in-depth studies are required to verify the correlation. The aim of this study was to identify an equation for correcting the collar-recorded temperature data, allowing to improve and refine the results obtained by the analysis of spatial data and to highlight the environmental factors having the greatest impact on the accuracy of the measures. Temperature data from GPS collars were obtained within a research on spatial behavior on 11 hinds while spatialized temperature data were obtained from LAMMA-IBIMET dataset. These data showed high correlation and an identical trend, although the GPS collar temperature data was always higher. This model could represent a tool to obtain an accurate measurement of temperatures in complex geographical areas with wild animals but low density of weather stations. The availability of corrected temperature data, recorded simultaneously with the animal location, could be useful for a more accurate comprehension of animal behavior in free-ranging conditions, both in case of forthcoming studies and to valorize existing datasets.","container-title":"International Journal of Biometeorology","DOI":"10.1007/s00484-018-01662-1","ISSN":"1432-1254","issue":"3","journalAbbreviation":"Int J Biometeorol","language":"en","page":"293-300","source":"Springer Link","title":"Wild ungulates and environmental temperature: analysis on the possible utilization of data from sensor placed on GPS collars","title-short":"Wild ungulates and environmental temperature","volume":"63","author":[{"family":"Messeri","given":"Alessandro"},{"family":"Becciolini","given":"Valentina"},{"family":"Messeri","given":"Gianni"},{"family":"Morabito","given":"Marco"},{"family":"Crisci","given":"Alfonso"},{"family":"Orlandini","given":"Simone"},{"family":"Ponzetta","given":"Maria Paola"}],"issued":{"date-parts":[["2019",3,1]]}}}],"schema":"https://github.com/citation-style-language/schema/raw/master/csl-citation.json"} </w:instrText>
      </w:r>
      <w:r w:rsidRPr="00370243">
        <w:rPr>
          <w:lang w:val="en-US"/>
        </w:rPr>
        <w:fldChar w:fldCharType="separate"/>
      </w:r>
      <w:r w:rsidR="007A1630" w:rsidRPr="00370243">
        <w:rPr>
          <w:noProof/>
          <w:lang w:val="en-US"/>
        </w:rPr>
        <w:t xml:space="preserve">(Ericsson et al., 2015; </w:t>
      </w:r>
      <w:r w:rsidR="007A1630" w:rsidRPr="00370243">
        <w:rPr>
          <w:noProof/>
          <w:lang w:val="en-US"/>
        </w:rPr>
        <w:lastRenderedPageBreak/>
        <w:t>Messeri et al., 2019)</w:t>
      </w:r>
      <w:r w:rsidRPr="00370243">
        <w:rPr>
          <w:lang w:val="en-US"/>
        </w:rPr>
        <w:fldChar w:fldCharType="end"/>
      </w:r>
      <w:r w:rsidRPr="00370243">
        <w:rPr>
          <w:lang w:val="en-US"/>
        </w:rPr>
        <w:t xml:space="preserve">. Despite this general consistency, outliers are common due to factors such as body heat, sensor irradiation, placement, and air circulation. These factors can lead to overestimations of ambient temperature, sometimes exceeding the daily maximum temperature range </w:t>
      </w:r>
      <w:r w:rsidRPr="00370243">
        <w:rPr>
          <w:lang w:val="en-US"/>
        </w:rPr>
        <w:fldChar w:fldCharType="begin"/>
      </w:r>
      <w:r w:rsidR="007A1630" w:rsidRPr="00370243">
        <w:rPr>
          <w:lang w:val="en-US"/>
        </w:rPr>
        <w:instrText xml:space="preserve"> ADDIN ZOTERO_ITEM CSL_CITATION {"citationID":"UL7ZfyxD","properties":{"formattedCitation":"(Messeri et al., 2019)","plainCitation":"(Messeri et al., 2019)","noteIndex":0},"citationItems":[{"id":1819,"uris":["http://zotero.org/users/7559248/items/BMJW24YT"],"itemData":{"id":1819,"type":"article-journal","abstract":"GPS collars for wildlife provide a large amount of spatio-temporal location data and are frequently equipped with sensors that record the animal-level environmental temperature at a schedulable sampling frequency. The simultaneous collection of environmental temperature and animal location may contribute not only to deepen the understanding of animal behavior in different climatic conditions, but also to increase the knowledge of climate features in inaccessible areas. The measurement of environmental temperature provided by the sensors, however, can be biased by several factors (e.g., surface temperature of the animal, direct solar radiation, precipitation), so in-depth studies are required to verify the correlation. The aim of this study was to identify an equation for correcting the collar-recorded temperature data, allowing to improve and refine the results obtained by the analysis of spatial data and to highlight the environmental factors having the greatest impact on the accuracy of the measures. Temperature data from GPS collars were obtained within a research on spatial behavior on 11 hinds while spatialized temperature data were obtained from LAMMA-IBIMET dataset. These data showed high correlation and an identical trend, although the GPS collar temperature data was always higher. This model could represent a tool to obtain an accurate measurement of temperatures in complex geographical areas with wild animals but low density of weather stations. The availability of corrected temperature data, recorded simultaneously with the animal location, could be useful for a more accurate comprehension of animal behavior in free-ranging conditions, both in case of forthcoming studies and to valorize existing datasets.","container-title":"International Journal of Biometeorology","DOI":"10.1007/s00484-018-01662-1","ISSN":"1432-1254","issue":"3","journalAbbreviation":"Int J Biometeorol","language":"en","page":"293-300","source":"Springer Link","title":"Wild ungulates and environmental temperature: analysis on the possible utilization of data from sensor placed on GPS collars","title-short":"Wild ungulates and environmental temperature","volume":"63","author":[{"family":"Messeri","given":"Alessandro"},{"family":"Becciolini","given":"Valentina"},{"family":"Messeri","given":"Gianni"},{"family":"Morabito","given":"Marco"},{"family":"Crisci","given":"Alfonso"},{"family":"Orlandini","given":"Simone"},{"family":"Ponzetta","given":"Maria Paola"}],"issued":{"date-parts":[["2019",3,1]]}}}],"schema":"https://github.com/citation-style-language/schema/raw/master/csl-citation.json"} </w:instrText>
      </w:r>
      <w:r w:rsidRPr="00370243">
        <w:rPr>
          <w:lang w:val="en-US"/>
        </w:rPr>
        <w:fldChar w:fldCharType="separate"/>
      </w:r>
      <w:r w:rsidR="007A1630" w:rsidRPr="00370243">
        <w:rPr>
          <w:noProof/>
          <w:lang w:val="en-US"/>
        </w:rPr>
        <w:t>(Messeri et al., 2019)</w:t>
      </w:r>
      <w:r w:rsidRPr="00370243">
        <w:rPr>
          <w:lang w:val="en-US"/>
        </w:rPr>
        <w:fldChar w:fldCharType="end"/>
      </w:r>
      <w:r w:rsidRPr="00370243">
        <w:rPr>
          <w:lang w:val="en-US"/>
        </w:rPr>
        <w:t>. An alternative approach is to use temperature data from the nearest weather station. This avoids sensor-related artifacts but introduces spatial and temporal mismatches. Weather stations are distributed unevenly across the landscape, and their reporting frequencies vary. Consequently, the spatial and temporal distances between an animal’s step and the nearest available temperature measurement differ between observations, introducing variability in explanatory data. These discrepancies can be mitigated by employing interpolation techniques that integrate both spatial and temporal dimensions to estimate temperature conditions at the precise locations and times of animal movements.</w:t>
      </w:r>
    </w:p>
    <w:p w14:paraId="2E54489A" w14:textId="0E4B60CE" w:rsidR="001F06F3" w:rsidRPr="00370243" w:rsidRDefault="001F06F3" w:rsidP="001F06F3">
      <w:pPr>
        <w:rPr>
          <w:lang w:val="en-US"/>
        </w:rPr>
      </w:pPr>
      <w:r w:rsidRPr="00370243">
        <w:rPr>
          <w:lang w:val="en-US"/>
        </w:rPr>
        <w:t xml:space="preserve">Kriging is a geostatistical interpolation method that provides an estimate of an unknown value at a given location by leveraging spatial autocorrelation in the data </w:t>
      </w:r>
      <w:r w:rsidRPr="00370243">
        <w:rPr>
          <w:lang w:val="en-US"/>
        </w:rPr>
        <w:fldChar w:fldCharType="begin"/>
      </w:r>
      <w:r w:rsidR="001444A7">
        <w:rPr>
          <w:lang w:val="en-US"/>
        </w:rPr>
        <w:instrText xml:space="preserve"> ADDIN ZOTERO_ITEM CSL_CITATION {"citationID":"7iFW6mJg","properties":{"formattedCitation":"(Cressie &amp; Wikle, 2011)","plainCitation":"(Cressie &amp; Wikle, 2011)","noteIndex":0},"citationItems":[{"id":"Ifnam30s/E1OPY1kW","uris":["http://zotero.org/users/7559248/items/BSLVFQEC"],"itemData":{"id":1871,"type":"book","abstract":"Intro -- Table of Contents -- Series -- Title -- Copyright -- Preface -- Acknowledgments -- CHAPTER 1: Space-Time: The Next Frontier -- CHAPTER 2: Statistical Preliminaries -- 2.1 CONDITIONAL PROBABILITIES AND HIERARCHICAL MODELING (HM) -- 2.2 INFERENCE AND DIAGNOSTICS -- 2.3 COMPUTATION OF THE POSTERIOR DISTRIBUTION -- 2.4 GRAPHICAL REPRESENTATIONS OF STATISTICAL DEPENDENCIES -- 2.5 DATA/MODEL/COMPUTING COMPROMISES -- CHAPTER 3: Fundamentals of Temporal Processes -- 3.1 CHARACTERIZATION OF TEMPORAL PROCESSES -- 3.2 INTRODUCTION TO DETERMINISTIC DYNAMICAL SYSTEMS -- 3.3 TIME SERIES PRELIMINARIES -- 3.4 BASIC TIME SERIES MODELS -- 3.5 SPECTRAL REPRESENTATION OF TEMPORAL PROCESSES -- 3.6 HIERARCHICAL MODELING OF TIME SERIES -- 3.7 BIBLIOGRAPHIC NOTES -- CHAPTER 4: Fundamentals of Spatial Random Processes -- 4.1 GEOSTATISTICAL PROCESSES -- 4.2 LATTICE PROCESSES -- 4.3 SPATIAL POINT PROCESSES -- 4.4 RANDOM SETS -- 4.5 BIBLIOGRAPHIC NOTES -- CHAPTER 5: Exploratory Methods for Spatio-Temporal Data -- 5.1 VISUALIZATION -- 5.2 SPECTRAL ANALYSIS -- 5.3 EMPIRICAL ORTHOGONAL FUNCTION (EOF) ANALYSIS -- 5.4 EXTENSIONS OF EOF ANALYSIS -- 5.5 PRINCIPAL OSCILLATION PATTERNS (POPS) -- 5.6 SPATIO-TEMPORAL CANONICAL CORRELATION ANALYSIS (CCA) -- 5.7 SPATIO-TEMPORAL FIELD COMPARISONS -- 5.8 BIBLIOGRAPHIC NOTES -- CHAPTER 6: Spatio-Temporal Statistical Models -- 6.1 SPATIO-TEMPORAL COVARIANCE FUNCTIONS -- 6.2 SPATIO-TEMPORAL KRIGING -- 6.3 STOCHASTIC DIFFERENTIAL AND DIFFERENCE EQUATIONS -- 6.4 TIME SERIES OF SPATIAL PROCESSES -- 6.5 SPATIO-TEMPORAL POINT PROCESSES -- 6.6 SPATIO-TEMPORAL COMPONENTS-OF-VARIATION MODELS -- 6.7 BIBLIOGRAPHIC NOTES -- CHAPTER 7: Hierarchical Dynamical Spatio-Temporal Models -- 7.1 DATA MODELS FOR THE DSTM -- 7.2 PROCESS MODELS FOR THE DSTM: LINEAR MODELS -- 7.3 PROCESS MODELS FOR THE DSTM: NONLINEAR MODELS","collection-title":"Wiley series in probability and statistics","event-place":"Hoboken, N.J","ISBN":"978-0-471-69274-4","language":"eng","number-of-pages":"1","publisher":"Wiley","publisher-place":"Hoboken, N.J","source":"K10plus ISBN","title":"Statistics for spatio-temporal data","author":[{"family":"Cressie","given":"Noel A. C."},{"family":"Wikle","given":"Christopher K."}],"issued":{"date-parts":[["2011"]]}}}],"schema":"https://github.com/citation-style-language/schema/raw/master/csl-citation.json"} </w:instrText>
      </w:r>
      <w:r w:rsidRPr="00370243">
        <w:rPr>
          <w:lang w:val="en-US"/>
        </w:rPr>
        <w:fldChar w:fldCharType="separate"/>
      </w:r>
      <w:r w:rsidR="007A1630" w:rsidRPr="00370243">
        <w:rPr>
          <w:noProof/>
          <w:lang w:val="en-US"/>
        </w:rPr>
        <w:t>(Cressie &amp; Wikle, 2011)</w:t>
      </w:r>
      <w:r w:rsidRPr="00370243">
        <w:rPr>
          <w:lang w:val="en-US"/>
        </w:rPr>
        <w:fldChar w:fldCharType="end"/>
      </w:r>
      <w:r w:rsidRPr="00370243">
        <w:rPr>
          <w:lang w:val="en-US"/>
        </w:rPr>
        <w:t xml:space="preserve">. The fundamental idea is that nearby observations tend to be more similar than distant ones, and this relationship can be modeled using a covariance function. In its simplest form, ordinary kriging estimates an unknown value </w:t>
      </w:r>
      <m:oMath>
        <m:acc>
          <m:accPr>
            <m:ctrlPr>
              <w:rPr>
                <w:rStyle w:val="hljs-keyword"/>
                <w:rFonts w:ascii="Cambria Math" w:hAnsi="Cambria Math"/>
                <w:lang w:val="en-US"/>
              </w:rPr>
            </m:ctrlPr>
          </m:accPr>
          <m:e>
            <m:r>
              <w:rPr>
                <w:rFonts w:ascii="Cambria Math" w:hAnsi="Cambria Math"/>
                <w:lang w:val="en-US"/>
              </w:rPr>
              <m:t>Z</m:t>
            </m:r>
          </m:e>
        </m:acc>
        <m:d>
          <m:dPr>
            <m:ctrlPr>
              <w:rPr>
                <w:rFonts w:ascii="Cambria Math" w:hAnsi="Cambria Math"/>
                <w:i/>
                <w:lang w:val="en-US"/>
              </w:rPr>
            </m:ctrlPr>
          </m:dPr>
          <m:e>
            <m:sSub>
              <m:sSubPr>
                <m:ctrlPr>
                  <w:rPr>
                    <w:rStyle w:val="hljs-builtin"/>
                    <w:rFonts w:ascii="Cambria Math" w:hAnsi="Cambria Math"/>
                    <w:i/>
                    <w:lang w:val="en-US"/>
                  </w:rPr>
                </m:ctrlPr>
              </m:sSubPr>
              <m:e>
                <m:r>
                  <w:rPr>
                    <w:rFonts w:ascii="Cambria Math" w:hAnsi="Cambria Math"/>
                    <w:lang w:val="en-US"/>
                  </w:rPr>
                  <m:t>s</m:t>
                </m:r>
                <m:ctrlPr>
                  <w:rPr>
                    <w:rFonts w:ascii="Cambria Math" w:hAnsi="Cambria Math"/>
                    <w:i/>
                    <w:lang w:val="en-US"/>
                  </w:rPr>
                </m:ctrlPr>
              </m:e>
              <m:sub>
                <m:r>
                  <w:rPr>
                    <w:rFonts w:ascii="Cambria Math" w:hAnsi="Cambria Math"/>
                    <w:lang w:val="en-US"/>
                  </w:rPr>
                  <m:t>0</m:t>
                </m:r>
              </m:sub>
            </m:sSub>
          </m:e>
        </m:d>
        <m:r>
          <w:rPr>
            <w:rFonts w:ascii="Cambria Math" w:hAnsi="Cambria Math"/>
            <w:lang w:val="en-US"/>
          </w:rPr>
          <m:t xml:space="preserve"> </m:t>
        </m:r>
      </m:oMath>
      <w:r w:rsidRPr="00370243">
        <w:rPr>
          <w:lang w:val="en-US"/>
        </w:rPr>
        <w:t xml:space="preserve">at spatial location </w:t>
      </w:r>
      <m:oMath>
        <m:sSub>
          <m:sSubPr>
            <m:ctrlPr>
              <w:rPr>
                <w:rStyle w:val="hljs-builtin"/>
                <w:rFonts w:ascii="Cambria Math" w:hAnsi="Cambria Math"/>
                <w:i/>
                <w:lang w:val="en-US"/>
              </w:rPr>
            </m:ctrlPr>
          </m:sSubPr>
          <m:e>
            <m:r>
              <w:rPr>
                <w:rFonts w:ascii="Cambria Math" w:hAnsi="Cambria Math"/>
                <w:lang w:val="en-US"/>
              </w:rPr>
              <m:t>s</m:t>
            </m:r>
            <m:ctrlPr>
              <w:rPr>
                <w:rFonts w:ascii="Cambria Math" w:hAnsi="Cambria Math"/>
                <w:i/>
                <w:lang w:val="en-US"/>
              </w:rPr>
            </m:ctrlPr>
          </m:e>
          <m:sub>
            <m:r>
              <w:rPr>
                <w:rFonts w:ascii="Cambria Math" w:hAnsi="Cambria Math"/>
                <w:lang w:val="en-US"/>
              </w:rPr>
              <m:t>0</m:t>
            </m:r>
          </m:sub>
        </m:sSub>
      </m:oMath>
      <w:r w:rsidRPr="00370243">
        <w:rPr>
          <w:lang w:val="en-US"/>
        </w:rPr>
        <w:t xml:space="preserve"> as a weighted sum of observed values from neighboring locations </w:t>
      </w:r>
      <m:oMath>
        <m:sSub>
          <m:sSubPr>
            <m:ctrlPr>
              <w:rPr>
                <w:rStyle w:val="hljs-builtin"/>
                <w:rFonts w:ascii="Cambria Math" w:hAnsi="Cambria Math"/>
                <w:i/>
                <w:lang w:val="en-US"/>
              </w:rPr>
            </m:ctrlPr>
          </m:sSubPr>
          <m:e>
            <m:r>
              <w:rPr>
                <w:rFonts w:ascii="Cambria Math" w:hAnsi="Cambria Math"/>
                <w:lang w:val="en-US"/>
              </w:rPr>
              <m:t>s</m:t>
            </m:r>
            <m:ctrlPr>
              <w:rPr>
                <w:rFonts w:ascii="Cambria Math" w:hAnsi="Cambria Math"/>
                <w:i/>
                <w:lang w:val="en-US"/>
              </w:rPr>
            </m:ctrlPr>
          </m:e>
          <m:sub>
            <m:r>
              <w:rPr>
                <w:rFonts w:ascii="Cambria Math" w:hAnsi="Cambria Math"/>
                <w:lang w:val="en-US"/>
              </w:rPr>
              <m:t>i</m:t>
            </m:r>
          </m:sub>
        </m:sSub>
        <m:r>
          <w:rPr>
            <w:rStyle w:val="hljs-builtin"/>
            <w:rFonts w:ascii="Cambria Math" w:hAnsi="Cambria Math"/>
            <w:lang w:val="en-US"/>
          </w:rPr>
          <m:t xml:space="preserve"> (Eq. 5)</m:t>
        </m:r>
      </m:oMath>
      <w:r w:rsidRPr="00370243">
        <w:rPr>
          <w:lang w:val="en-US"/>
        </w:rPr>
        <w:t>​:</w:t>
      </w:r>
    </w:p>
    <w:p w14:paraId="1B64AC98" w14:textId="305D2359" w:rsidR="001F06F3" w:rsidRPr="00370243" w:rsidRDefault="00000000" w:rsidP="001F06F3">
      <w:pPr>
        <w:rPr>
          <w:rFonts w:eastAsiaTheme="minorEastAsia"/>
          <w:lang w:val="en-US"/>
        </w:rPr>
      </w:pPr>
      <m:oMathPara>
        <m:oMath>
          <m:eqArr>
            <m:eqArrPr>
              <m:maxDist m:val="1"/>
              <m:ctrlPr>
                <w:rPr>
                  <w:rFonts w:ascii="Cambria Math" w:hAnsi="Cambria Math"/>
                  <w:i/>
                  <w:lang w:val="en-US"/>
                </w:rPr>
              </m:ctrlPr>
            </m:eqArrPr>
            <m:e>
              <m:acc>
                <m:accPr>
                  <m:ctrlPr>
                    <w:rPr>
                      <w:rFonts w:ascii="Cambria Math" w:hAnsi="Cambria Math"/>
                      <w:lang w:val="en-US"/>
                    </w:rPr>
                  </m:ctrlPr>
                </m:accPr>
                <m:e>
                  <m:r>
                    <m:rPr>
                      <m:sty m:val="p"/>
                    </m:rPr>
                    <w:rPr>
                      <w:rFonts w:ascii="Cambria Math" w:hAnsi="Cambria Math"/>
                      <w:lang w:val="en-US"/>
                    </w:rPr>
                    <m:t>Z</m:t>
                  </m:r>
                </m:e>
              </m:acc>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s</m:t>
                      </m:r>
                      <m:ctrlPr>
                        <w:rPr>
                          <w:rFonts w:ascii="Cambria Math" w:hAnsi="Cambria Math"/>
                          <w:lang w:val="en-US"/>
                        </w:rPr>
                      </m:ctrlPr>
                    </m:e>
                    <m:sub>
                      <m:r>
                        <w:rPr>
                          <w:rFonts w:ascii="Cambria Math" w:hAnsi="Cambria Math"/>
                          <w:lang w:val="en-US"/>
                        </w:rPr>
                        <m:t>0</m:t>
                      </m:r>
                    </m:sub>
                  </m:sSub>
                  <m:ctrlPr>
                    <w:rPr>
                      <w:rFonts w:ascii="Cambria Math" w:hAnsi="Cambria Math"/>
                      <w:i/>
                      <w:lang w:val="en-US"/>
                    </w:rPr>
                  </m:ctrlPr>
                </m:e>
              </m:d>
              <m:r>
                <w:rPr>
                  <w:rFonts w:ascii="Cambria Math" w:hAnsi="Cambria Math"/>
                  <w:lang w:val="en-US"/>
                </w:rPr>
                <m:t> = </m:t>
              </m:r>
              <m:nary>
                <m:naryPr>
                  <m:chr m:val="∑"/>
                  <m:ctrlPr>
                    <w:rPr>
                      <w:rFonts w:ascii="Cambria Math" w:hAnsi="Cambria Math"/>
                      <w:lang w:val="en-US"/>
                    </w:rPr>
                  </m:ctrlPr>
                </m:naryPr>
                <m:sub>
                  <m:r>
                    <m:rPr>
                      <m:sty m:val="p"/>
                    </m:rPr>
                    <w:rPr>
                      <w:rFonts w:ascii="Cambria Math" w:hAnsi="Cambria Math"/>
                      <w:lang w:val="en-US"/>
                    </w:rPr>
                    <m:t>i</m:t>
                  </m:r>
                  <m:r>
                    <w:rPr>
                      <w:rFonts w:ascii="Cambria Math" w:hAnsi="Cambria Math"/>
                      <w:lang w:val="en-US"/>
                    </w:rPr>
                    <m:t>=1</m:t>
                  </m:r>
                  <m:ctrlPr>
                    <w:rPr>
                      <w:rFonts w:ascii="Cambria Math" w:hAnsi="Cambria Math"/>
                      <w:i/>
                      <w:lang w:val="en-US"/>
                    </w:rPr>
                  </m:ctrlPr>
                </m:sub>
                <m:sup>
                  <m:r>
                    <m:rPr>
                      <m:sty m:val="p"/>
                    </m:rPr>
                    <w:rPr>
                      <w:rFonts w:ascii="Cambria Math" w:hAnsi="Cambria Math"/>
                      <w:lang w:val="en-US"/>
                    </w:rPr>
                    <m:t>n</m:t>
                  </m:r>
                  <m:ctrlPr>
                    <w:rPr>
                      <w:rFonts w:ascii="Cambria Math" w:hAnsi="Cambria Math"/>
                      <w:i/>
                      <w:lang w:val="en-US"/>
                    </w:rPr>
                  </m:ctrlPr>
                </m:sup>
                <m:e>
                  <m:sSub>
                    <m:sSubPr>
                      <m:ctrlPr>
                        <w:rPr>
                          <w:rFonts w:ascii="Cambria Math" w:hAnsi="Cambria Math"/>
                          <w:i/>
                          <w:lang w:val="en-US"/>
                        </w:rPr>
                      </m:ctrlPr>
                    </m:sSubPr>
                    <m:e>
                      <m:r>
                        <m:rPr>
                          <m:sty m:val="p"/>
                        </m:rPr>
                        <w:rPr>
                          <w:rFonts w:ascii="Cambria Math" w:hAnsi="Cambria Math"/>
                          <w:lang w:val="en-US"/>
                        </w:rPr>
                        <m:t>λ</m:t>
                      </m:r>
                    </m:e>
                    <m:sub>
                      <m:r>
                        <m:rPr>
                          <m:sty m:val="p"/>
                        </m:rPr>
                        <w:rPr>
                          <w:rFonts w:ascii="Cambria Math" w:hAnsi="Cambria Math"/>
                          <w:lang w:val="en-US"/>
                        </w:rPr>
                        <m:t>i</m:t>
                      </m:r>
                    </m:sub>
                  </m:sSub>
                  <m:ctrlPr>
                    <w:rPr>
                      <w:rFonts w:ascii="Cambria Math" w:hAnsi="Cambria Math"/>
                      <w:i/>
                      <w:lang w:val="en-US"/>
                    </w:rPr>
                  </m:ctrlPr>
                </m:e>
              </m:nary>
              <m:r>
                <w:rPr>
                  <w:rFonts w:ascii="Cambria Math" w:hAnsi="Cambria Math"/>
                  <w:lang w:val="en-US"/>
                </w:rPr>
                <m:t> </m:t>
              </m:r>
              <m:r>
                <m:rPr>
                  <m:sty m:val="p"/>
                </m:rPr>
                <w:rPr>
                  <w:rFonts w:ascii="Cambria Math" w:hAnsi="Cambria Math"/>
                  <w:lang w:val="en-US"/>
                </w:rPr>
                <m:t>Z</m:t>
              </m:r>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i</m:t>
                      </m:r>
                    </m:sub>
                  </m:sSub>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5</m:t>
                  </m:r>
                </m:e>
              </m:d>
            </m:e>
          </m:eqArr>
        </m:oMath>
      </m:oMathPara>
    </w:p>
    <w:p w14:paraId="66168659" w14:textId="1B10F3BD" w:rsidR="001F06F3" w:rsidRPr="00370243" w:rsidRDefault="001F06F3" w:rsidP="001F06F3">
      <w:pPr>
        <w:rPr>
          <w:rFonts w:eastAsiaTheme="minorEastAsia"/>
          <w:lang w:val="en-US"/>
        </w:rPr>
      </w:pPr>
      <w:r w:rsidRPr="00370243">
        <w:rPr>
          <w:lang w:val="en-US"/>
        </w:rPr>
        <w:t xml:space="preserve">where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 xml:space="preserve"> </m:t>
        </m:r>
      </m:oMath>
      <w:r w:rsidRPr="00370243">
        <w:rPr>
          <w:lang w:val="en-US"/>
        </w:rPr>
        <w:t xml:space="preserve">are kriging weights that determine the contribution of each neighboring observation to the estimate. These weights are derived by solving a system of equations that minimizes prediction variance </w:t>
      </w:r>
      <w:r w:rsidRPr="00370243">
        <w:rPr>
          <w:lang w:val="en-US"/>
        </w:rPr>
        <w:fldChar w:fldCharType="begin"/>
      </w:r>
      <w:r w:rsidR="001444A7">
        <w:rPr>
          <w:lang w:val="en-US"/>
        </w:rPr>
        <w:instrText xml:space="preserve"> ADDIN ZOTERO_ITEM CSL_CITATION {"citationID":"8bBfwmXw","properties":{"formattedCitation":"(Cressie &amp; Wikle, 2011)","plainCitation":"(Cressie &amp; Wikle, 2011)","noteIndex":0},"citationItems":[{"id":"Ifnam30s/E1OPY1kW","uris":["http://zotero.org/users/7559248/items/BSLVFQEC"],"itemData":{"id":1871,"type":"book","abstract":"Intro -- Table of Contents -- Series -- Title -- Copyright -- Preface -- Acknowledgments -- CHAPTER 1: Space-Time: The Next Frontier -- CHAPTER 2: Statistical Preliminaries -- 2.1 CONDITIONAL PROBABILITIES AND HIERARCHICAL MODELING (HM) -- 2.2 INFERENCE AND DIAGNOSTICS -- 2.3 COMPUTATION OF THE POSTERIOR DISTRIBUTION -- 2.4 GRAPHICAL REPRESENTATIONS OF STATISTICAL DEPENDENCIES -- 2.5 DATA/MODEL/COMPUTING COMPROMISES -- CHAPTER 3: Fundamentals of Temporal Processes -- 3.1 CHARACTERIZATION OF TEMPORAL PROCESSES -- 3.2 INTRODUCTION TO DETERMINISTIC DYNAMICAL SYSTEMS -- 3.3 TIME SERIES PRELIMINARIES -- 3.4 BASIC TIME SERIES MODELS -- 3.5 SPECTRAL REPRESENTATION OF TEMPORAL PROCESSES -- 3.6 HIERARCHICAL MODELING OF TIME SERIES -- 3.7 BIBLIOGRAPHIC NOTES -- CHAPTER 4: Fundamentals of Spatial Random Processes -- 4.1 GEOSTATISTICAL PROCESSES -- 4.2 LATTICE PROCESSES -- 4.3 SPATIAL POINT PROCESSES -- 4.4 RANDOM SETS -- 4.5 BIBLIOGRAPHIC NOTES -- CHAPTER 5: Exploratory Methods for Spatio-Temporal Data -- 5.1 VISUALIZATION -- 5.2 SPECTRAL ANALYSIS -- 5.3 EMPIRICAL ORTHOGONAL FUNCTION (EOF) ANALYSIS -- 5.4 EXTENSIONS OF EOF ANALYSIS -- 5.5 PRINCIPAL OSCILLATION PATTERNS (POPS) -- 5.6 SPATIO-TEMPORAL CANONICAL CORRELATION ANALYSIS (CCA) -- 5.7 SPATIO-TEMPORAL FIELD COMPARISONS -- 5.8 BIBLIOGRAPHIC NOTES -- CHAPTER 6: Spatio-Temporal Statistical Models -- 6.1 SPATIO-TEMPORAL COVARIANCE FUNCTIONS -- 6.2 SPATIO-TEMPORAL KRIGING -- 6.3 STOCHASTIC DIFFERENTIAL AND DIFFERENCE EQUATIONS -- 6.4 TIME SERIES OF SPATIAL PROCESSES -- 6.5 SPATIO-TEMPORAL POINT PROCESSES -- 6.6 SPATIO-TEMPORAL COMPONENTS-OF-VARIATION MODELS -- 6.7 BIBLIOGRAPHIC NOTES -- CHAPTER 7: Hierarchical Dynamical Spatio-Temporal Models -- 7.1 DATA MODELS FOR THE DSTM -- 7.2 PROCESS MODELS FOR THE DSTM: LINEAR MODELS -- 7.3 PROCESS MODELS FOR THE DSTM: NONLINEAR MODELS","collection-title":"Wiley series in probability and statistics","event-place":"Hoboken, N.J","ISBN":"978-0-471-69274-4","language":"eng","number-of-pages":"1","publisher":"Wiley","publisher-place":"Hoboken, N.J","source":"K10plus ISBN","title":"Statistics for spatio-temporal data","author":[{"family":"Cressie","given":"Noel A. C."},{"family":"Wikle","given":"Christopher K."}],"issued":{"date-parts":[["2011"]]}}}],"schema":"https://github.com/citation-style-language/schema/raw/master/csl-citation.json"} </w:instrText>
      </w:r>
      <w:r w:rsidRPr="00370243">
        <w:rPr>
          <w:lang w:val="en-US"/>
        </w:rPr>
        <w:fldChar w:fldCharType="separate"/>
      </w:r>
      <w:r w:rsidR="007A1630" w:rsidRPr="00370243">
        <w:rPr>
          <w:noProof/>
          <w:lang w:val="en-US"/>
        </w:rPr>
        <w:t>(Cressie &amp; Wikle, 2011)</w:t>
      </w:r>
      <w:r w:rsidRPr="00370243">
        <w:rPr>
          <w:lang w:val="en-US"/>
        </w:rPr>
        <w:fldChar w:fldCharType="end"/>
      </w:r>
      <w:r w:rsidRPr="00370243">
        <w:rPr>
          <w:lang w:val="en-US"/>
        </w:rPr>
        <w:t xml:space="preserve">, where the </w:t>
      </w:r>
      <w:r w:rsidR="00BA6E83" w:rsidRPr="00370243">
        <w:rPr>
          <w:lang w:val="en-US"/>
        </w:rPr>
        <w:t>semi variance</w:t>
      </w:r>
      <w:r w:rsidRPr="00370243">
        <w:rPr>
          <w:lang w:val="en-US"/>
        </w:rPr>
        <w:t xml:space="preserve"> of the difference between </w:t>
      </w:r>
      <w:r w:rsidR="00BA6E83" w:rsidRPr="00370243">
        <w:rPr>
          <w:lang w:val="en-US"/>
        </w:rPr>
        <w:t>observations</w:t>
      </w:r>
      <w:r w:rsidRPr="00370243">
        <w:rPr>
          <w:lang w:val="en-US"/>
        </w:rPr>
        <w:t xml:space="preserve"> separated by a distance </w:t>
      </w:r>
      <w:r w:rsidRPr="00370243">
        <w:rPr>
          <w:i/>
          <w:iCs/>
          <w:lang w:val="en-US"/>
        </w:rPr>
        <w:t>h</w:t>
      </w:r>
      <w:r w:rsidRPr="00370243">
        <w:rPr>
          <w:lang w:val="en-US"/>
        </w:rPr>
        <w:t xml:space="preserve"> is modeled using a semi-variogram </w:t>
      </w:r>
      <m:oMath>
        <m:r>
          <w:rPr>
            <w:rFonts w:ascii="Cambria Math" w:hAnsi="Cambria Math"/>
            <w:lang w:val="en-US"/>
          </w:rPr>
          <m:t>γ(h)</m:t>
        </m:r>
      </m:oMath>
      <w:r w:rsidRPr="00370243">
        <w:rPr>
          <w:lang w:val="en-US"/>
        </w:rPr>
        <w:t xml:space="preserve">, </w:t>
      </w:r>
    </w:p>
    <w:p w14:paraId="1D816DF0" w14:textId="0FE6583F" w:rsidR="001F06F3" w:rsidRPr="00370243" w:rsidRDefault="001F06F3" w:rsidP="001F06F3">
      <w:pPr>
        <w:rPr>
          <w:lang w:val="en-US"/>
        </w:rPr>
      </w:pPr>
      <w:r w:rsidRPr="00370243">
        <w:rPr>
          <w:lang w:val="en-US"/>
        </w:rPr>
        <w:t xml:space="preserve">While ordinary kriging relies solely on spatial autocorrelation, prediction can be improved by incorporating known environmental predictors through </w:t>
      </w:r>
      <w:r w:rsidRPr="00370243">
        <w:rPr>
          <w:rStyle w:val="Strong"/>
          <w:b w:val="0"/>
          <w:bCs/>
          <w:lang w:val="en-US"/>
        </w:rPr>
        <w:t>regression</w:t>
      </w:r>
      <w:r w:rsidRPr="00370243">
        <w:rPr>
          <w:rStyle w:val="Strong"/>
          <w:lang w:val="en-US"/>
        </w:rPr>
        <w:t xml:space="preserve"> </w:t>
      </w:r>
      <w:r w:rsidRPr="00370243">
        <w:rPr>
          <w:rStyle w:val="Strong"/>
          <w:b w:val="0"/>
          <w:bCs/>
          <w:lang w:val="en-US"/>
        </w:rPr>
        <w:t>kriging</w:t>
      </w:r>
      <w:r w:rsidRPr="00370243">
        <w:rPr>
          <w:b/>
          <w:bCs/>
          <w:lang w:val="en-US"/>
        </w:rPr>
        <w:t>.</w:t>
      </w:r>
      <w:r w:rsidRPr="00370243">
        <w:rPr>
          <w:lang w:val="en-US"/>
        </w:rPr>
        <w:t xml:space="preserve"> This approach first models a trend of the variable of interest, such as temperature, as a function of explanatory covariates (e.g., elevation, land cover, or latitude). After factoring out all explanatory factors, remaining spatial patterns are modeled and subsequently addressed using kriging of the residuals </w:t>
      </w:r>
      <w:r w:rsidRPr="00370243">
        <w:rPr>
          <w:lang w:val="en-US"/>
        </w:rPr>
        <w:fldChar w:fldCharType="begin"/>
      </w:r>
      <w:r w:rsidR="007A1630" w:rsidRPr="00370243">
        <w:rPr>
          <w:lang w:val="en-US"/>
        </w:rPr>
        <w:instrText xml:space="preserve"> ADDIN ZOTERO_ITEM CSL_CITATION {"citationID":"gVRx5AkF","properties":{"formattedCitation":"(Hengl et al., 2007)","plainCitation":"(Hengl et al., 2007)","noteIndex":0},"citationItems":[{"id":1877,"uris":["http://zotero.org/users/7559248/items/XYVSQPP8"],"itemData":{"id":1877,"type":"article-journal","container-title":"Computers &amp; Geosciences","DOI":"10.1016/j.cageo.2007.05.001","ISSN":"00983004","issue":"10","journalAbbreviation":"Computers &amp; Geosciences","language":"en","license":"https://www.elsevier.com/tdm/userlicense/1.0/","page":"1301-1315","source":"DOI.org (Crossref)","title":"About regression-kriging: From equations to case studies","title-short":"About regression-kriging","volume":"33","author":[{"family":"Hengl","given":"Tomislav"},{"family":"Heuvelink","given":"Gerard B.M."},{"family":"Rossiter","given":"David G."}],"issued":{"date-parts":[["2007",10]]}}}],"schema":"https://github.com/citation-style-language/schema/raw/master/csl-citation.json"} </w:instrText>
      </w:r>
      <w:r w:rsidRPr="00370243">
        <w:rPr>
          <w:lang w:val="en-US"/>
        </w:rPr>
        <w:fldChar w:fldCharType="separate"/>
      </w:r>
      <w:r w:rsidR="007A1630" w:rsidRPr="00370243">
        <w:rPr>
          <w:noProof/>
          <w:lang w:val="en-US"/>
        </w:rPr>
        <w:t>(Hengl et al., 2007)</w:t>
      </w:r>
      <w:r w:rsidRPr="00370243">
        <w:rPr>
          <w:lang w:val="en-US"/>
        </w:rPr>
        <w:fldChar w:fldCharType="end"/>
      </w:r>
      <w:r w:rsidRPr="00370243">
        <w:rPr>
          <w:lang w:val="en-US"/>
        </w:rPr>
        <w:t xml:space="preserve">. The predicted value takes the form of Eq. 6, taken from </w:t>
      </w:r>
      <w:r w:rsidRPr="00370243">
        <w:rPr>
          <w:lang w:val="en-US"/>
        </w:rPr>
        <w:fldChar w:fldCharType="begin"/>
      </w:r>
      <w:r w:rsidR="007A1630" w:rsidRPr="00370243">
        <w:rPr>
          <w:lang w:val="en-US"/>
        </w:rPr>
        <w:instrText xml:space="preserve"> ADDIN ZOTERO_ITEM CSL_CITATION {"citationID":"XbxARUdx","properties":{"formattedCitation":"(Hengl et al., 2007)","plainCitation":"(Hengl et al., 2007)","noteIndex":0},"citationItems":[{"id":1877,"uris":["http://zotero.org/users/7559248/items/XYVSQPP8"],"itemData":{"id":1877,"type":"article-journal","container-title":"Computers &amp; Geosciences","DOI":"10.1016/j.cageo.2007.05.001","ISSN":"00983004","issue":"10","journalAbbreviation":"Computers &amp; Geosciences","language":"en","license":"https://www.elsevier.com/tdm/userlicense/1.0/","page":"1301-1315","source":"DOI.org (Crossref)","title":"About regression-kriging: From equations to case studies","title-short":"About regression-kriging","volume":"33","author":[{"family":"Hengl","given":"Tomislav"},{"family":"Heuvelink","given":"Gerard B.M."},{"family":"Rossiter","given":"David G."}],"issued":{"date-parts":[["2007",10]]}}}],"schema":"https://github.com/citation-style-language/schema/raw/master/csl-citation.json"} </w:instrText>
      </w:r>
      <w:r w:rsidRPr="00370243">
        <w:rPr>
          <w:lang w:val="en-US"/>
        </w:rPr>
        <w:fldChar w:fldCharType="separate"/>
      </w:r>
      <w:r w:rsidR="007A1630" w:rsidRPr="00370243">
        <w:rPr>
          <w:noProof/>
          <w:lang w:val="en-US"/>
        </w:rPr>
        <w:t>(Hengl et al., 2007)</w:t>
      </w:r>
      <w:r w:rsidRPr="00370243">
        <w:rPr>
          <w:lang w:val="en-US"/>
        </w:rPr>
        <w:fldChar w:fldCharType="end"/>
      </w:r>
      <w:r w:rsidRPr="00370243">
        <w:rPr>
          <w:lang w:val="en-US"/>
        </w:rPr>
        <w:t>:</w:t>
      </w:r>
    </w:p>
    <w:p w14:paraId="09633FEC" w14:textId="77777777" w:rsidR="001F06F3" w:rsidRPr="00370243" w:rsidRDefault="00000000" w:rsidP="001F06F3">
      <w:pPr>
        <w:rPr>
          <w:rStyle w:val="hljs-keyword"/>
          <w:rFonts w:eastAsiaTheme="minorEastAsia"/>
          <w:lang w:val="en-US"/>
        </w:rPr>
      </w:pPr>
      <m:oMathPara>
        <m:oMath>
          <m:eqArr>
            <m:eqArrPr>
              <m:maxDist m:val="1"/>
              <m:ctrlPr>
                <w:rPr>
                  <w:rFonts w:ascii="Cambria Math" w:hAnsi="Cambria Math"/>
                  <w:lang w:val="en-US"/>
                </w:rPr>
              </m:ctrlPr>
            </m:eqArrPr>
            <m:e>
              <m:acc>
                <m:accPr>
                  <m:ctrlPr>
                    <w:rPr>
                      <w:rStyle w:val="hljs-keyword"/>
                      <w:rFonts w:ascii="Cambria Math" w:hAnsi="Cambria Math"/>
                      <w:lang w:val="en-US"/>
                    </w:rPr>
                  </m:ctrlPr>
                </m:accPr>
                <m:e>
                  <m:r>
                    <m:rPr>
                      <m:sty m:val="p"/>
                    </m:rPr>
                    <w:rPr>
                      <w:rFonts w:ascii="Cambria Math" w:hAnsi="Cambria Math"/>
                      <w:lang w:val="en-US"/>
                    </w:rPr>
                    <m:t>Z</m:t>
                  </m:r>
                </m:e>
              </m:acc>
              <m:d>
                <m:dPr>
                  <m:ctrlPr>
                    <w:rPr>
                      <w:rFonts w:ascii="Cambria Math" w:hAnsi="Cambria Math"/>
                      <w:lang w:val="en-US"/>
                    </w:rPr>
                  </m:ctrlPr>
                </m:dPr>
                <m:e>
                  <m:sSub>
                    <m:sSubPr>
                      <m:ctrlPr>
                        <w:rPr>
                          <w:rStyle w:val="hljs-builtin"/>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r>
                <m:rPr>
                  <m:sty m:val="p"/>
                </m:rPr>
                <w:rPr>
                  <w:rFonts w:ascii="Cambria Math" w:hAnsi="Cambria Math"/>
                  <w:lang w:val="en-US"/>
                </w:rPr>
                <m:t xml:space="preserve"> = </m:t>
              </m:r>
              <m:acc>
                <m:accPr>
                  <m:ctrlPr>
                    <w:rPr>
                      <w:rStyle w:val="hljs-keyword"/>
                      <w:rFonts w:ascii="Cambria Math" w:hAnsi="Cambria Math"/>
                      <w:lang w:val="en-US"/>
                    </w:rPr>
                  </m:ctrlPr>
                </m:accPr>
                <m:e>
                  <m:r>
                    <m:rPr>
                      <m:sty m:val="p"/>
                    </m:rPr>
                    <w:rPr>
                      <w:rFonts w:ascii="Cambria Math" w:hAnsi="Cambria Math"/>
                      <w:lang w:val="en-US"/>
                    </w:rPr>
                    <m:t>m</m:t>
                  </m:r>
                </m:e>
              </m:acc>
              <m:d>
                <m:dPr>
                  <m:ctrlPr>
                    <w:rPr>
                      <w:rFonts w:ascii="Cambria Math" w:hAnsi="Cambria Math"/>
                      <w:lang w:val="en-US"/>
                    </w:rPr>
                  </m:ctrlPr>
                </m:dPr>
                <m:e>
                  <m:sSub>
                    <m:sSubPr>
                      <m:ctrlPr>
                        <w:rPr>
                          <w:rStyle w:val="hljs-builtin"/>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r>
                <m:rPr>
                  <m:sty m:val="p"/>
                </m:rPr>
                <w:rPr>
                  <w:rFonts w:ascii="Cambria Math" w:hAnsi="Cambria Math"/>
                  <w:lang w:val="en-US"/>
                </w:rPr>
                <m:t>+</m:t>
              </m:r>
              <m:acc>
                <m:accPr>
                  <m:ctrlPr>
                    <w:rPr>
                      <w:rStyle w:val="hljs-keyword"/>
                      <w:rFonts w:ascii="Cambria Math" w:hAnsi="Cambria Math"/>
                      <w:lang w:val="en-US"/>
                    </w:rPr>
                  </m:ctrlPr>
                </m:accPr>
                <m:e>
                  <m:r>
                    <m:rPr>
                      <m:sty m:val="p"/>
                    </m:rPr>
                    <w:rPr>
                      <w:rFonts w:ascii="Cambria Math" w:hAnsi="Cambria Math"/>
                      <w:lang w:val="en-US"/>
                    </w:rPr>
                    <m:t>e</m:t>
                  </m:r>
                </m:e>
              </m:acc>
              <m:d>
                <m:dPr>
                  <m:ctrlPr>
                    <w:rPr>
                      <w:rFonts w:ascii="Cambria Math" w:hAnsi="Cambria Math"/>
                      <w:lang w:val="en-US"/>
                    </w:rPr>
                  </m:ctrlPr>
                </m:dPr>
                <m:e>
                  <m:sSub>
                    <m:sSubPr>
                      <m:ctrlPr>
                        <w:rPr>
                          <w:rStyle w:val="hljs-builtin"/>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r>
                <m:rPr>
                  <m:sty m:val="p"/>
                </m:rPr>
                <w:rPr>
                  <w:rFonts w:ascii="Cambria Math" w:hAnsi="Cambria Math"/>
                  <w:lang w:val="en-US"/>
                </w:rPr>
                <m:t xml:space="preserve"> = </m:t>
              </m:r>
              <m:nary>
                <m:naryPr>
                  <m:chr m:val="∑"/>
                  <m:ctrlPr>
                    <w:rPr>
                      <w:rStyle w:val="hljs-keyword"/>
                      <w:rFonts w:ascii="Cambria Math" w:hAnsi="Cambria Math"/>
                      <w:lang w:val="en-US"/>
                    </w:rPr>
                  </m:ctrlPr>
                </m:naryPr>
                <m:sub>
                  <m:r>
                    <m:rPr>
                      <m:sty m:val="p"/>
                    </m:rPr>
                    <w:rPr>
                      <w:rFonts w:ascii="Cambria Math" w:hAnsi="Cambria Math"/>
                      <w:lang w:val="en-US"/>
                    </w:rPr>
                    <m:t>k=0</m:t>
                  </m:r>
                  <m:ctrlPr>
                    <w:rPr>
                      <w:rStyle w:val="hljs-builtin"/>
                      <w:rFonts w:ascii="Cambria Math" w:hAnsi="Cambria Math"/>
                      <w:lang w:val="en-US"/>
                    </w:rPr>
                  </m:ctrlPr>
                </m:sub>
                <m:sup>
                  <m:r>
                    <m:rPr>
                      <m:sty m:val="p"/>
                    </m:rPr>
                    <w:rPr>
                      <w:rFonts w:ascii="Cambria Math" w:hAnsi="Cambria Math"/>
                      <w:lang w:val="en-US"/>
                    </w:rPr>
                    <m:t>p</m:t>
                  </m:r>
                  <m:ctrlPr>
                    <w:rPr>
                      <w:rStyle w:val="hljs-builtin"/>
                      <w:rFonts w:ascii="Cambria Math" w:hAnsi="Cambria Math"/>
                      <w:lang w:val="en-US"/>
                    </w:rPr>
                  </m:ctrlPr>
                </m:sup>
                <m:e>
                  <m:acc>
                    <m:accPr>
                      <m:ctrlPr>
                        <w:rPr>
                          <w:rStyle w:val="hljs-keyword"/>
                          <w:rFonts w:ascii="Cambria Math" w:hAnsi="Cambria Math"/>
                          <w:lang w:val="en-US"/>
                        </w:rPr>
                      </m:ctrlPr>
                    </m:accPr>
                    <m:e>
                      <m:sSub>
                        <m:sSubPr>
                          <m:ctrlPr>
                            <w:rPr>
                              <w:rStyle w:val="hljs-builtin"/>
                              <w:rFonts w:ascii="Cambria Math" w:hAnsi="Cambria Math"/>
                              <w:lang w:val="en-US"/>
                            </w:rPr>
                          </m:ctrlPr>
                        </m:sSubPr>
                        <m:e>
                          <m:r>
                            <m:rPr>
                              <m:sty m:val="p"/>
                            </m:rPr>
                            <w:rPr>
                              <w:rStyle w:val="hljs-keyword"/>
                              <w:rFonts w:ascii="Cambria Math" w:hAnsi="Cambria Math"/>
                              <w:lang w:val="en-US"/>
                            </w:rPr>
                            <m:t>β</m:t>
                          </m:r>
                          <m:ctrlPr>
                            <w:rPr>
                              <w:rStyle w:val="hljs-keyword"/>
                              <w:rFonts w:ascii="Cambria Math" w:hAnsi="Cambria Math"/>
                              <w:lang w:val="en-US"/>
                            </w:rPr>
                          </m:ctrlPr>
                        </m:e>
                        <m:sub>
                          <m:r>
                            <m:rPr>
                              <m:sty m:val="p"/>
                            </m:rPr>
                            <w:rPr>
                              <w:rFonts w:ascii="Cambria Math" w:hAnsi="Cambria Math"/>
                              <w:lang w:val="en-US"/>
                            </w:rPr>
                            <m:t>k</m:t>
                          </m:r>
                        </m:sub>
                      </m:sSub>
                    </m:e>
                  </m:acc>
                  <m:ctrlPr>
                    <w:rPr>
                      <w:rFonts w:ascii="Cambria Math" w:hAnsi="Cambria Math"/>
                      <w:lang w:val="en-US"/>
                    </w:rPr>
                  </m:ctrlPr>
                </m:e>
              </m:nary>
              <m:r>
                <m:rPr>
                  <m:sty m:val="p"/>
                </m:rPr>
                <w:rPr>
                  <w:rStyle w:val="hljs-keyword"/>
                  <w:rFonts w:ascii="Cambria Math" w:hAnsi="Cambria Math"/>
                  <w:lang w:val="en-US"/>
                </w:rPr>
                <m:t>⋅</m:t>
              </m:r>
              <m:sSub>
                <m:sSubPr>
                  <m:ctrlPr>
                    <w:rPr>
                      <w:rStyle w:val="hljs-builtin"/>
                      <w:rFonts w:ascii="Cambria Math" w:hAnsi="Cambria Math"/>
                      <w:lang w:val="en-US"/>
                    </w:rPr>
                  </m:ctrlPr>
                </m:sSubPr>
                <m:e>
                  <m:r>
                    <m:rPr>
                      <m:sty m:val="p"/>
                    </m:rPr>
                    <w:rPr>
                      <w:rFonts w:ascii="Cambria Math" w:hAnsi="Cambria Math"/>
                      <w:lang w:val="en-US"/>
                    </w:rPr>
                    <m:t>q</m:t>
                  </m:r>
                  <m:ctrlPr>
                    <w:rPr>
                      <w:rStyle w:val="hljs-keyword"/>
                      <w:rFonts w:ascii="Cambria Math" w:hAnsi="Cambria Math"/>
                      <w:lang w:val="en-US"/>
                    </w:rPr>
                  </m:ctrlPr>
                </m:e>
                <m:sub>
                  <m:r>
                    <m:rPr>
                      <m:sty m:val="p"/>
                    </m:rPr>
                    <w:rPr>
                      <w:rFonts w:ascii="Cambria Math" w:hAnsi="Cambria Math"/>
                      <w:lang w:val="en-US"/>
                    </w:rPr>
                    <m:t>k</m:t>
                  </m:r>
                </m:sub>
              </m:sSub>
              <m:d>
                <m:dPr>
                  <m:ctrlPr>
                    <w:rPr>
                      <w:rFonts w:ascii="Cambria Math" w:hAnsi="Cambria Math"/>
                      <w:lang w:val="en-US"/>
                    </w:rPr>
                  </m:ctrlPr>
                </m:dPr>
                <m:e>
                  <m:sSub>
                    <m:sSubPr>
                      <m:ctrlPr>
                        <w:rPr>
                          <w:rStyle w:val="hljs-builtin"/>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r>
                <m:rPr>
                  <m:sty m:val="p"/>
                </m:rPr>
                <w:rPr>
                  <w:rFonts w:ascii="Cambria Math" w:hAnsi="Cambria Math"/>
                  <w:lang w:val="en-US"/>
                </w:rPr>
                <m:t>+</m:t>
              </m:r>
              <m:nary>
                <m:naryPr>
                  <m:chr m:val="∑"/>
                  <m:ctrlPr>
                    <w:rPr>
                      <w:rStyle w:val="hljs-keyword"/>
                      <w:rFonts w:ascii="Cambria Math" w:hAnsi="Cambria Math"/>
                      <w:lang w:val="en-US"/>
                    </w:rPr>
                  </m:ctrlPr>
                </m:naryPr>
                <m:sub>
                  <m:r>
                    <m:rPr>
                      <m:sty m:val="p"/>
                    </m:rPr>
                    <w:rPr>
                      <w:rFonts w:ascii="Cambria Math" w:hAnsi="Cambria Math"/>
                      <w:lang w:val="en-US"/>
                    </w:rPr>
                    <m:t>i=1</m:t>
                  </m:r>
                  <m:ctrlPr>
                    <w:rPr>
                      <w:rStyle w:val="hljs-builtin"/>
                      <w:rFonts w:ascii="Cambria Math" w:hAnsi="Cambria Math"/>
                      <w:lang w:val="en-US"/>
                    </w:rPr>
                  </m:ctrlPr>
                </m:sub>
                <m:sup>
                  <m:r>
                    <m:rPr>
                      <m:sty m:val="p"/>
                    </m:rPr>
                    <w:rPr>
                      <w:rFonts w:ascii="Cambria Math" w:hAnsi="Cambria Math"/>
                      <w:lang w:val="en-US"/>
                    </w:rPr>
                    <m:t>n</m:t>
                  </m:r>
                  <m:ctrlPr>
                    <w:rPr>
                      <w:rStyle w:val="hljs-builtin"/>
                      <w:rFonts w:ascii="Cambria Math" w:hAnsi="Cambria Math"/>
                      <w:lang w:val="en-US"/>
                    </w:rPr>
                  </m:ctrlPr>
                </m:sup>
                <m:e>
                  <m:sSub>
                    <m:sSubPr>
                      <m:ctrlPr>
                        <w:rPr>
                          <w:rStyle w:val="hljs-builtin"/>
                          <w:rFonts w:ascii="Cambria Math" w:hAnsi="Cambria Math"/>
                          <w:lang w:val="en-US"/>
                        </w:rPr>
                      </m:ctrlPr>
                    </m:sSubPr>
                    <m:e>
                      <m:r>
                        <m:rPr>
                          <m:sty m:val="p"/>
                        </m:rPr>
                        <w:rPr>
                          <w:rStyle w:val="hljs-keyword"/>
                          <w:rFonts w:ascii="Cambria Math" w:hAnsi="Cambria Math"/>
                          <w:lang w:val="en-US"/>
                        </w:rPr>
                        <m:t>λ</m:t>
                      </m:r>
                      <m:ctrlPr>
                        <w:rPr>
                          <w:rFonts w:ascii="Cambria Math" w:hAnsi="Cambria Math"/>
                          <w:lang w:val="en-US"/>
                        </w:rPr>
                      </m:ctrlPr>
                    </m:e>
                    <m:sub>
                      <m:r>
                        <m:rPr>
                          <m:sty m:val="p"/>
                        </m:rPr>
                        <w:rPr>
                          <w:rFonts w:ascii="Cambria Math" w:hAnsi="Cambria Math"/>
                          <w:lang w:val="en-US"/>
                        </w:rPr>
                        <m:t>i</m:t>
                      </m:r>
                    </m:sub>
                  </m:sSub>
                  <m:ctrlPr>
                    <w:rPr>
                      <w:rFonts w:ascii="Cambria Math" w:hAnsi="Cambria Math"/>
                      <w:lang w:val="en-US"/>
                    </w:rPr>
                  </m:ctrlPr>
                </m:e>
              </m:nary>
              <m:r>
                <m:rPr>
                  <m:sty m:val="p"/>
                </m:rPr>
                <w:rPr>
                  <w:rStyle w:val="hljs-keyword"/>
                  <w:rFonts w:ascii="Cambria Math" w:hAnsi="Cambria Math"/>
                  <w:lang w:val="en-US"/>
                </w:rPr>
                <m:t>⋅</m:t>
              </m:r>
              <m:r>
                <m:rPr>
                  <m:sty m:val="p"/>
                </m:rPr>
                <w:rPr>
                  <w:rFonts w:ascii="Cambria Math" w:hAnsi="Cambria Math"/>
                  <w:lang w:val="en-US"/>
                </w:rPr>
                <m:t>e</m:t>
              </m:r>
              <m:d>
                <m:dPr>
                  <m:ctrlPr>
                    <w:rPr>
                      <w:rFonts w:ascii="Cambria Math" w:hAnsi="Cambria Math"/>
                      <w:lang w:val="en-US"/>
                    </w:rPr>
                  </m:ctrlPr>
                </m:dPr>
                <m:e>
                  <m:sSub>
                    <m:sSubPr>
                      <m:ctrlPr>
                        <w:rPr>
                          <w:rStyle w:val="hljs-builtin"/>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i</m:t>
                      </m:r>
                    </m:sub>
                  </m:sSub>
                </m:e>
              </m:d>
              <m:r>
                <w:rPr>
                  <w:rStyle w:val="hljs-keyword"/>
                  <w:rFonts w:ascii="Cambria Math" w:hAnsi="Cambria Math"/>
                  <w:lang w:val="en-US"/>
                </w:rPr>
                <m:t>#</m:t>
              </m:r>
              <m:d>
                <m:dPr>
                  <m:ctrlPr>
                    <w:rPr>
                      <w:rFonts w:ascii="Cambria Math" w:hAnsi="Cambria Math"/>
                      <w:lang w:val="en-US"/>
                    </w:rPr>
                  </m:ctrlPr>
                </m:dPr>
                <m:e>
                  <m:r>
                    <m:rPr>
                      <m:sty m:val="p"/>
                    </m:rPr>
                    <w:rPr>
                      <w:rFonts w:ascii="Cambria Math" w:hAnsi="Cambria Math"/>
                      <w:lang w:val="en-US"/>
                    </w:rPr>
                    <m:t>6</m:t>
                  </m:r>
                </m:e>
              </m:d>
              <m:ctrlPr>
                <w:rPr>
                  <w:rStyle w:val="hljs-keyword"/>
                  <w:rFonts w:ascii="Cambria Math" w:hAnsi="Cambria Math"/>
                  <w:i/>
                  <w:lang w:val="en-US"/>
                </w:rPr>
              </m:ctrlPr>
            </m:e>
          </m:eqArr>
        </m:oMath>
      </m:oMathPara>
    </w:p>
    <w:p w14:paraId="3F97E8E5" w14:textId="77777777" w:rsidR="001F06F3" w:rsidRPr="00370243" w:rsidRDefault="001F06F3" w:rsidP="001F06F3">
      <w:pPr>
        <w:rPr>
          <w:rStyle w:val="mclose"/>
          <w:rFonts w:eastAsiaTheme="minorEastAsia"/>
          <w:lang w:val="en-US"/>
        </w:rPr>
      </w:pPr>
    </w:p>
    <w:p w14:paraId="2A30B3C9" w14:textId="248849AD" w:rsidR="001F06F3" w:rsidRPr="00370243" w:rsidRDefault="001F06F3" w:rsidP="001F06F3">
      <w:pPr>
        <w:rPr>
          <w:rFonts w:eastAsiaTheme="minorEastAsia"/>
          <w:lang w:val="en-US"/>
        </w:rPr>
      </w:pPr>
      <w:r w:rsidRPr="00370243">
        <w:rPr>
          <w:rFonts w:eastAsiaTheme="minorEastAsia"/>
          <w:lang w:val="en-US"/>
        </w:rPr>
        <w:lastRenderedPageBreak/>
        <w:t xml:space="preserve">where </w:t>
      </w:r>
      <m:oMath>
        <m:acc>
          <m:accPr>
            <m:ctrlPr>
              <w:rPr>
                <w:rStyle w:val="hljs-keyword"/>
                <w:rFonts w:ascii="Cambria Math" w:hAnsi="Cambria Math"/>
                <w:lang w:val="en-US"/>
              </w:rPr>
            </m:ctrlPr>
          </m:accPr>
          <m:e>
            <m:r>
              <w:rPr>
                <w:rFonts w:ascii="Cambria Math" w:hAnsi="Cambria Math"/>
                <w:lang w:val="en-US"/>
              </w:rPr>
              <m:t>m</m:t>
            </m:r>
          </m:e>
        </m:acc>
        <m:d>
          <m:dPr>
            <m:ctrlPr>
              <w:rPr>
                <w:rFonts w:ascii="Cambria Math" w:hAnsi="Cambria Math"/>
                <w:lang w:val="en-US"/>
              </w:rPr>
            </m:ctrlPr>
          </m:dPr>
          <m:e>
            <m:sSub>
              <m:sSubPr>
                <m:ctrlPr>
                  <w:rPr>
                    <w:rStyle w:val="hljs-builtin"/>
                    <w:rFonts w:ascii="Cambria Math" w:hAnsi="Cambria Math"/>
                    <w:lang w:val="en-US"/>
                  </w:rPr>
                </m:ctrlPr>
              </m:sSubPr>
              <m:e>
                <m: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oMath>
      <w:r w:rsidRPr="00370243">
        <w:rPr>
          <w:rStyle w:val="mclose"/>
          <w:rFonts w:eastAsiaTheme="minorEastAsia"/>
          <w:lang w:val="en-US"/>
        </w:rPr>
        <w:t xml:space="preserve"> is the trend component of temperature, predicted</w:t>
      </w:r>
      <w:r w:rsidRPr="00370243">
        <w:rPr>
          <w:rFonts w:eastAsiaTheme="minorEastAsia"/>
          <w:lang w:val="en-US"/>
        </w:rPr>
        <w:t xml:space="preserve"> through regression, </w:t>
      </w:r>
      <m:oMath>
        <m:acc>
          <m:accPr>
            <m:ctrlPr>
              <w:rPr>
                <w:rStyle w:val="hljs-keyword"/>
                <w:rFonts w:ascii="Cambria Math" w:hAnsi="Cambria Math"/>
                <w:lang w:val="en-US"/>
              </w:rPr>
            </m:ctrlPr>
          </m:accPr>
          <m:e>
            <m:r>
              <w:rPr>
                <w:rFonts w:ascii="Cambria Math" w:hAnsi="Cambria Math"/>
                <w:lang w:val="en-US"/>
              </w:rPr>
              <m:t>e</m:t>
            </m:r>
          </m:e>
        </m:acc>
        <m:d>
          <m:dPr>
            <m:ctrlPr>
              <w:rPr>
                <w:rFonts w:ascii="Cambria Math" w:hAnsi="Cambria Math"/>
                <w:lang w:val="en-US"/>
              </w:rPr>
            </m:ctrlPr>
          </m:dPr>
          <m:e>
            <m:sSub>
              <m:sSubPr>
                <m:ctrlPr>
                  <w:rPr>
                    <w:rStyle w:val="hljs-builtin"/>
                    <w:rFonts w:ascii="Cambria Math" w:hAnsi="Cambria Math"/>
                    <w:lang w:val="en-US"/>
                  </w:rPr>
                </m:ctrlPr>
              </m:sSubPr>
              <m:e>
                <m: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r>
          <w:rPr>
            <w:rStyle w:val="mclose"/>
            <w:rFonts w:ascii="Cambria Math" w:hAnsi="Cambria Math"/>
            <w:lang w:val="en-US"/>
          </w:rPr>
          <m:t xml:space="preserve"> </m:t>
        </m:r>
      </m:oMath>
      <w:r w:rsidRPr="00370243">
        <w:rPr>
          <w:rFonts w:eastAsiaTheme="minorEastAsia"/>
          <w:lang w:val="en-US"/>
        </w:rPr>
        <w:t xml:space="preserve">is the residual component, predicted through kriging. In the regression model, explanatory variables at location </w:t>
      </w:r>
      <m:oMath>
        <m:sSub>
          <m:sSubPr>
            <m:ctrlPr>
              <w:rPr>
                <w:rStyle w:val="hljs-builtin"/>
                <w:rFonts w:ascii="Cambria Math" w:hAnsi="Cambria Math"/>
                <w:lang w:val="en-US"/>
              </w:rPr>
            </m:ctrlPr>
          </m:sSubPr>
          <m:e>
            <m: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oMath>
      <w:r w:rsidRPr="00370243">
        <w:rPr>
          <w:rFonts w:eastAsiaTheme="minorEastAsia"/>
          <w:lang w:val="en-US"/>
        </w:rPr>
        <w:t xml:space="preserve"> are </w:t>
      </w:r>
      <w:r w:rsidRPr="00370243">
        <w:rPr>
          <w:lang w:val="en-US"/>
        </w:rPr>
        <w:t xml:space="preserve">represented </w:t>
      </w:r>
      <w:r w:rsidRPr="00370243">
        <w:rPr>
          <w:rFonts w:eastAsiaTheme="minorEastAsia"/>
          <w:lang w:val="en-US"/>
        </w:rPr>
        <w:t xml:space="preserve">by </w:t>
      </w:r>
      <m:oMath>
        <m:sSub>
          <m:sSubPr>
            <m:ctrlPr>
              <w:rPr>
                <w:rStyle w:val="hljs-builtin"/>
                <w:rFonts w:ascii="Cambria Math" w:hAnsi="Cambria Math"/>
                <w:lang w:val="en-US"/>
              </w:rPr>
            </m:ctrlPr>
          </m:sSubPr>
          <m:e>
            <m:r>
              <w:rPr>
                <w:rFonts w:ascii="Cambria Math" w:hAnsi="Cambria Math"/>
                <w:lang w:val="en-US"/>
              </w:rPr>
              <m:t>q</m:t>
            </m:r>
            <m:ctrlPr>
              <w:rPr>
                <w:rStyle w:val="hljs-keyword"/>
                <w:rFonts w:ascii="Cambria Math" w:hAnsi="Cambria Math"/>
                <w:lang w:val="en-US"/>
              </w:rPr>
            </m:ctrlPr>
          </m:e>
          <m:sub>
            <m:r>
              <w:rPr>
                <w:rFonts w:ascii="Cambria Math" w:hAnsi="Cambria Math"/>
                <w:lang w:val="en-US"/>
              </w:rPr>
              <m:t>k</m:t>
            </m:r>
          </m:sub>
        </m:sSub>
        <m:d>
          <m:dPr>
            <m:ctrlPr>
              <w:rPr>
                <w:rFonts w:ascii="Cambria Math" w:hAnsi="Cambria Math"/>
                <w:lang w:val="en-US"/>
              </w:rPr>
            </m:ctrlPr>
          </m:dPr>
          <m:e>
            <m:sSub>
              <m:sSubPr>
                <m:ctrlPr>
                  <w:rPr>
                    <w:rStyle w:val="hljs-builtin"/>
                    <w:rFonts w:ascii="Cambria Math" w:hAnsi="Cambria Math"/>
                    <w:lang w:val="en-US"/>
                  </w:rPr>
                </m:ctrlPr>
              </m:sSubPr>
              <m:e>
                <m:r>
                  <w:rPr>
                    <w:rFonts w:ascii="Cambria Math" w:hAnsi="Cambria Math"/>
                    <w:lang w:val="en-US"/>
                  </w:rPr>
                  <m:t>s</m:t>
                </m:r>
                <m:ctrlPr>
                  <w:rPr>
                    <w:rFonts w:ascii="Cambria Math" w:hAnsi="Cambria Math"/>
                    <w:lang w:val="en-US"/>
                  </w:rPr>
                </m:ctrlPr>
              </m:e>
              <m:sub>
                <m:r>
                  <m:rPr>
                    <m:sty m:val="p"/>
                  </m:rPr>
                  <w:rPr>
                    <w:rFonts w:ascii="Cambria Math" w:hAnsi="Cambria Math"/>
                    <w:lang w:val="en-US"/>
                  </w:rPr>
                  <m:t>0</m:t>
                </m:r>
              </m:sub>
            </m:sSub>
          </m:e>
        </m:d>
        <m:r>
          <w:rPr>
            <w:rFonts w:ascii="Cambria Math" w:hAnsi="Cambria Math"/>
            <w:lang w:val="en-US"/>
          </w:rPr>
          <m:t xml:space="preserve"> </m:t>
        </m:r>
      </m:oMath>
      <w:r w:rsidRPr="00370243">
        <w:rPr>
          <w:rFonts w:eastAsiaTheme="minorEastAsia"/>
          <w:lang w:val="en-US"/>
        </w:rPr>
        <w:t xml:space="preserve"> with coefficient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β</m:t>
            </m:r>
            <m:ctrlPr>
              <w:rPr>
                <w:rFonts w:ascii="Cambria Math" w:eastAsiaTheme="minorEastAsia" w:hAnsi="Cambria Math"/>
                <w:lang w:val="en-US"/>
              </w:rPr>
            </m:ctrlPr>
          </m:e>
          <m:sub>
            <m:r>
              <w:rPr>
                <w:rFonts w:ascii="Cambria Math" w:eastAsiaTheme="minorEastAsia" w:hAnsi="Cambria Math"/>
                <w:lang w:val="en-US"/>
              </w:rPr>
              <m:t>k</m:t>
            </m:r>
          </m:sub>
        </m:sSub>
      </m:oMath>
      <w:r w:rsidRPr="00370243">
        <w:rPr>
          <w:rFonts w:eastAsiaTheme="minorEastAsia"/>
          <w:lang w:val="en-US"/>
        </w:rPr>
        <w:t xml:space="preserve">. We can further expand this by considering the temporal dimension in our </w:t>
      </w:r>
      <w:r w:rsidR="00BA6E83" w:rsidRPr="00370243">
        <w:rPr>
          <w:rFonts w:eastAsiaTheme="minorEastAsia"/>
          <w:lang w:val="en-US"/>
        </w:rPr>
        <w:t>estimates</w:t>
      </w:r>
      <w:r w:rsidRPr="00370243">
        <w:rPr>
          <w:rFonts w:eastAsiaTheme="minorEastAsia"/>
          <w:lang w:val="en-US"/>
        </w:rPr>
        <w:t xml:space="preserve">, performing space-time kriging by deriving the kriging system in three dimensions (Eq 7). </w:t>
      </w:r>
    </w:p>
    <w:p w14:paraId="793B6536" w14:textId="76A6C1B3" w:rsidR="002F71DF" w:rsidRPr="00370243" w:rsidRDefault="00000000" w:rsidP="001F06F3">
      <w:pPr>
        <w:rPr>
          <w:rFonts w:eastAsiaTheme="minorEastAsia"/>
          <w:lang w:val="en-US"/>
        </w:rPr>
      </w:pPr>
      <m:oMathPara>
        <m:oMath>
          <m:eqArr>
            <m:eqArrPr>
              <m:maxDist m:val="1"/>
              <m:ctrlPr>
                <w:rPr>
                  <w:rFonts w:ascii="Cambria Math" w:hAnsi="Cambria Math"/>
                  <w:i/>
                  <w:lang w:val="en-US"/>
                </w:rPr>
              </m:ctrlPr>
            </m:eqArrPr>
            <m:e>
              <m:acc>
                <m:accPr>
                  <m:ctrlPr>
                    <w:rPr>
                      <w:rStyle w:val="hljs-keyword"/>
                      <w:rFonts w:ascii="Cambria Math" w:hAnsi="Cambria Math"/>
                      <w:lang w:val="en-US"/>
                    </w:rPr>
                  </m:ctrlPr>
                </m:accPr>
                <m:e>
                  <m:r>
                    <w:rPr>
                      <w:rFonts w:ascii="Cambria Math" w:hAnsi="Cambria Math"/>
                      <w:lang w:val="en-US"/>
                    </w:rPr>
                    <m:t>Z</m:t>
                  </m:r>
                </m:e>
              </m:acc>
              <m:d>
                <m:dPr>
                  <m:ctrlPr>
                    <w:rPr>
                      <w:rFonts w:ascii="Cambria Math" w:hAnsi="Cambria Math"/>
                      <w:i/>
                      <w:lang w:val="en-US"/>
                    </w:rPr>
                  </m:ctrlPr>
                </m:dPr>
                <m:e>
                  <m:sSub>
                    <m:sSubPr>
                      <m:ctrlPr>
                        <w:rPr>
                          <w:rStyle w:val="hljs-builtin"/>
                          <w:rFonts w:ascii="Cambria Math" w:hAnsi="Cambria Math"/>
                          <w:i/>
                          <w:lang w:val="en-US"/>
                        </w:rPr>
                      </m:ctrlPr>
                    </m:sSubPr>
                    <m:e>
                      <m:r>
                        <w:rPr>
                          <w:rFonts w:ascii="Cambria Math" w:hAnsi="Cambria Math"/>
                          <w:lang w:val="en-US"/>
                        </w:rPr>
                        <m:t>s</m:t>
                      </m:r>
                      <m:ctrlPr>
                        <w:rPr>
                          <w:rFonts w:ascii="Cambria Math" w:hAnsi="Cambria Math"/>
                          <w:i/>
                          <w:lang w:val="en-US"/>
                        </w:rPr>
                      </m:ctrlPr>
                    </m:e>
                    <m:sub>
                      <m:r>
                        <w:rPr>
                          <w:rFonts w:ascii="Cambria Math" w:hAnsi="Cambria Math"/>
                          <w:lang w:val="en-US"/>
                        </w:rPr>
                        <m:t>0</m:t>
                      </m:r>
                    </m:sub>
                  </m:sSub>
                  <m:r>
                    <w:rPr>
                      <w:rFonts w:ascii="Cambria Math" w:hAnsi="Cambria Math"/>
                      <w:lang w:val="en-US"/>
                    </w:rPr>
                    <m:t>,</m:t>
                  </m:r>
                  <m:sSub>
                    <m:sSubPr>
                      <m:ctrlPr>
                        <w:rPr>
                          <w:rStyle w:val="hljs-builtin"/>
                          <w:rFonts w:ascii="Cambria Math" w:hAnsi="Cambria Math"/>
                          <w:i/>
                          <w:lang w:val="en-US"/>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0</m:t>
                      </m:r>
                    </m:sub>
                  </m:sSub>
                </m:e>
              </m:d>
              <m:r>
                <w:rPr>
                  <w:rFonts w:ascii="Cambria Math" w:hAnsi="Cambria Math"/>
                  <w:lang w:val="en-US"/>
                </w:rPr>
                <m:t>=</m:t>
              </m:r>
              <m:nary>
                <m:naryPr>
                  <m:chr m:val="∑"/>
                  <m:ctrlPr>
                    <w:rPr>
                      <w:rStyle w:val="hljs-keyword"/>
                      <w:rFonts w:ascii="Cambria Math" w:hAnsi="Cambria Math"/>
                      <w:lang w:val="en-US"/>
                    </w:rPr>
                  </m:ctrlPr>
                </m:naryPr>
                <m:sub>
                  <m:r>
                    <w:rPr>
                      <w:rFonts w:ascii="Cambria Math" w:hAnsi="Cambria Math"/>
                      <w:lang w:val="en-US"/>
                    </w:rPr>
                    <m:t>i=1</m:t>
                  </m:r>
                  <m:ctrlPr>
                    <w:rPr>
                      <w:rStyle w:val="hljs-builtin"/>
                      <w:rFonts w:ascii="Cambria Math" w:hAnsi="Cambria Math"/>
                      <w:i/>
                      <w:lang w:val="en-US"/>
                    </w:rPr>
                  </m:ctrlPr>
                </m:sub>
                <m:sup>
                  <m:r>
                    <w:rPr>
                      <w:rFonts w:ascii="Cambria Math" w:hAnsi="Cambria Math"/>
                      <w:lang w:val="en-US"/>
                    </w:rPr>
                    <m:t>n</m:t>
                  </m:r>
                  <m:ctrlPr>
                    <w:rPr>
                      <w:rStyle w:val="hljs-builtin"/>
                      <w:rFonts w:ascii="Cambria Math" w:hAnsi="Cambria Math"/>
                      <w:i/>
                      <w:lang w:val="en-US"/>
                    </w:rPr>
                  </m:ctrlPr>
                </m:sup>
                <m:e>
                  <m:sSub>
                    <m:sSubPr>
                      <m:ctrlPr>
                        <w:rPr>
                          <w:rStyle w:val="hljs-builtin"/>
                          <w:rFonts w:ascii="Cambria Math" w:hAnsi="Cambria Math"/>
                          <w:i/>
                          <w:lang w:val="en-US"/>
                        </w:rPr>
                      </m:ctrlPr>
                    </m:sSubPr>
                    <m:e>
                      <m:r>
                        <w:rPr>
                          <w:rStyle w:val="hljs-keyword"/>
                          <w:rFonts w:ascii="Cambria Math" w:hAnsi="Cambria Math"/>
                          <w:lang w:val="en-US"/>
                        </w:rPr>
                        <m:t>λ</m:t>
                      </m:r>
                      <m:ctrlPr>
                        <w:rPr>
                          <w:rFonts w:ascii="Cambria Math" w:hAnsi="Cambria Math"/>
                          <w:i/>
                          <w:lang w:val="en-US"/>
                        </w:rPr>
                      </m:ctrlPr>
                    </m:e>
                    <m:sub>
                      <m:r>
                        <w:rPr>
                          <w:rFonts w:ascii="Cambria Math" w:hAnsi="Cambria Math"/>
                          <w:lang w:val="en-US"/>
                        </w:rPr>
                        <m:t>i</m:t>
                      </m:r>
                    </m:sub>
                  </m:sSub>
                  <m:r>
                    <w:rPr>
                      <w:rFonts w:ascii="Cambria Math" w:hAnsi="Cambria Math"/>
                      <w:lang w:val="en-US"/>
                    </w:rPr>
                    <m:t>Z</m:t>
                  </m:r>
                  <m:d>
                    <m:dPr>
                      <m:ctrlPr>
                        <w:rPr>
                          <w:rFonts w:ascii="Cambria Math" w:hAnsi="Cambria Math"/>
                          <w:i/>
                          <w:lang w:val="en-US"/>
                        </w:rPr>
                      </m:ctrlPr>
                    </m:dPr>
                    <m:e>
                      <m:sSub>
                        <m:sSubPr>
                          <m:ctrlPr>
                            <w:rPr>
                              <w:rStyle w:val="hljs-builtin"/>
                              <w:rFonts w:ascii="Cambria Math" w:hAnsi="Cambria Math"/>
                              <w:i/>
                              <w:lang w:val="en-US"/>
                            </w:rPr>
                          </m:ctrlPr>
                        </m:sSubPr>
                        <m:e>
                          <m:r>
                            <w:rPr>
                              <w:rFonts w:ascii="Cambria Math" w:hAnsi="Cambria Math"/>
                              <w:lang w:val="en-US"/>
                            </w:rPr>
                            <m:t>s</m:t>
                          </m:r>
                          <m:ctrlPr>
                            <w:rPr>
                              <w:rFonts w:ascii="Cambria Math" w:hAnsi="Cambria Math"/>
                              <w:i/>
                              <w:lang w:val="en-US"/>
                            </w:rPr>
                          </m:ctrlPr>
                        </m:e>
                        <m:sub>
                          <m:r>
                            <w:rPr>
                              <w:rFonts w:ascii="Cambria Math" w:hAnsi="Cambria Math"/>
                              <w:lang w:val="en-US"/>
                            </w:rPr>
                            <m:t>i</m:t>
                          </m:r>
                        </m:sub>
                      </m:sSub>
                      <m:r>
                        <w:rPr>
                          <w:rFonts w:ascii="Cambria Math" w:hAnsi="Cambria Math"/>
                          <w:lang w:val="en-US"/>
                        </w:rPr>
                        <m:t>,</m:t>
                      </m:r>
                      <m:sSub>
                        <m:sSubPr>
                          <m:ctrlPr>
                            <w:rPr>
                              <w:rStyle w:val="hljs-builtin"/>
                              <w:rFonts w:ascii="Cambria Math" w:hAnsi="Cambria Math"/>
                              <w:i/>
                              <w:lang w:val="en-US"/>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m:t>
                          </m:r>
                        </m:sub>
                      </m:sSub>
                    </m:e>
                  </m:d>
                  <m:ctrlPr>
                    <w:rPr>
                      <w:rFonts w:ascii="Cambria Math" w:hAnsi="Cambria Math"/>
                      <w:i/>
                      <w:lang w:val="en-US"/>
                    </w:rPr>
                  </m:ctrlPr>
                </m:e>
              </m:nary>
              <m:r>
                <w:rPr>
                  <w:rStyle w:val="hljs-keyword"/>
                  <w:rFonts w:ascii="Cambria Math" w:hAnsi="Cambria Math"/>
                  <w:lang w:val="en-US"/>
                </w:rPr>
                <m:t>#</m:t>
              </m:r>
              <m:d>
                <m:dPr>
                  <m:ctrlPr>
                    <w:rPr>
                      <w:rFonts w:ascii="Cambria Math" w:hAnsi="Cambria Math"/>
                      <w:i/>
                      <w:lang w:val="en-US"/>
                    </w:rPr>
                  </m:ctrlPr>
                </m:dPr>
                <m:e>
                  <m:r>
                    <w:rPr>
                      <w:rFonts w:ascii="Cambria Math" w:hAnsi="Cambria Math"/>
                      <w:lang w:val="en-US"/>
                    </w:rPr>
                    <m:t>7</m:t>
                  </m:r>
                </m:e>
              </m:d>
              <m:ctrlPr>
                <w:rPr>
                  <w:rStyle w:val="hljs-keyword"/>
                  <w:rFonts w:ascii="Cambria Math" w:hAnsi="Cambria Math"/>
                  <w:i/>
                  <w:lang w:val="en-US"/>
                </w:rPr>
              </m:ctrlPr>
            </m:e>
          </m:eqArr>
        </m:oMath>
      </m:oMathPara>
    </w:p>
    <w:p w14:paraId="2397F838" w14:textId="77777777" w:rsidR="002F71DF" w:rsidRPr="00370243" w:rsidRDefault="002F71DF" w:rsidP="001F06F3">
      <w:pPr>
        <w:rPr>
          <w:rFonts w:eastAsiaTheme="minorEastAsia"/>
          <w:lang w:val="en-US"/>
        </w:rPr>
      </w:pPr>
    </w:p>
    <w:p w14:paraId="52C33C20" w14:textId="6C1757DE" w:rsidR="001F06F3" w:rsidRPr="00370243" w:rsidRDefault="001F06F3" w:rsidP="001F06F3">
      <w:pPr>
        <w:rPr>
          <w:rFonts w:eastAsiaTheme="minorEastAsia"/>
          <w:lang w:val="en-US"/>
        </w:rPr>
      </w:pPr>
      <w:r w:rsidRPr="00370243">
        <w:rPr>
          <w:rFonts w:eastAsiaTheme="minorEastAsia"/>
          <w:lang w:val="en-US"/>
        </w:rPr>
        <w:t xml:space="preserve">An in-depth introduction to space-time kriging is out of scope for this study, but the reader is referred to </w:t>
      </w:r>
      <w:r w:rsidRPr="00370243">
        <w:rPr>
          <w:rFonts w:eastAsiaTheme="minorEastAsia"/>
          <w:lang w:val="en-US"/>
        </w:rPr>
        <w:fldChar w:fldCharType="begin"/>
      </w:r>
      <w:r w:rsidR="007A1630" w:rsidRPr="00370243">
        <w:rPr>
          <w:rFonts w:eastAsiaTheme="minorEastAsia"/>
          <w:lang w:val="en-US"/>
        </w:rPr>
        <w:instrText xml:space="preserve"> ADDIN ZOTERO_ITEM CSL_CITATION {"citationID":"99Qy5Zo2","properties":{"formattedCitation":"(Montero et al., 2015)","plainCitation":"(Montero et al., 2015)","noteIndex":0},"citationItems":[{"id":1878,"uris":["http://zotero.org/users/7559248/items/5BPKN8C6"],"itemData":{"id":1878,"type":"book","abstract":"Statistical Methods for Spatial and Spatio-Temporal Data Analysis provides a complete range of spatio-temporal covariance functions and discusses ways of constructing them. This book is a unified approach to modeling spatial and spatio-temporal data together with significant developments in statistical methodology with applications in R. This book includes:  Methods for selecting valid covariance functions from the empirical counterparts that overcome the existing limitations of the traditional methods. The most innovative developments in the different steps of the kriging process. An up-to-date account of strategies for dealing with data evolving in space and time. An accompanying website featuring R code and examples","ISBN":"978-1-118-76242-4","language":"en","note":"Google-Books-ID: 3_1mCgAAQBAJ","number-of-pages":"423","publisher":"John Wiley &amp; Sons","source":"Google Books","title":"Spatial and Spatio-Temporal Geostatistical Modeling and Kriging","author":[{"family":"Montero","given":"José-María"},{"family":"Fernández-Avilés","given":"Gema"},{"family":"Mateu","given":"Jorge"}],"issued":{"date-parts":[["2015",8,19]]}}}],"schema":"https://github.com/citation-style-language/schema/raw/master/csl-citation.json"} </w:instrText>
      </w:r>
      <w:r w:rsidRPr="00370243">
        <w:rPr>
          <w:rFonts w:eastAsiaTheme="minorEastAsia"/>
          <w:lang w:val="en-US"/>
        </w:rPr>
        <w:fldChar w:fldCharType="separate"/>
      </w:r>
      <w:r w:rsidR="007A1630" w:rsidRPr="00370243">
        <w:rPr>
          <w:rFonts w:eastAsiaTheme="minorEastAsia"/>
          <w:noProof/>
          <w:lang w:val="en-US"/>
        </w:rPr>
        <w:t>(Montero et al., 2015)</w:t>
      </w:r>
      <w:r w:rsidRPr="00370243">
        <w:rPr>
          <w:rFonts w:eastAsiaTheme="minorEastAsia"/>
          <w:lang w:val="en-US"/>
        </w:rPr>
        <w:fldChar w:fldCharType="end"/>
      </w:r>
      <w:r w:rsidRPr="00370243">
        <w:rPr>
          <w:rFonts w:eastAsiaTheme="minorEastAsia"/>
          <w:lang w:val="en-US"/>
        </w:rPr>
        <w:t xml:space="preserve"> for an in-depth look into to the topic.</w:t>
      </w:r>
    </w:p>
    <w:p w14:paraId="26E66A46" w14:textId="77777777" w:rsidR="001F06F3" w:rsidRPr="00370243" w:rsidRDefault="001F06F3" w:rsidP="001F06F3">
      <w:pPr>
        <w:rPr>
          <w:rFonts w:eastAsiaTheme="minorEastAsia"/>
          <w:lang w:val="en-US"/>
        </w:rPr>
      </w:pPr>
    </w:p>
    <w:p w14:paraId="097A2270" w14:textId="77777777" w:rsidR="001F06F3" w:rsidRPr="00370243" w:rsidRDefault="001F06F3" w:rsidP="001F06F3">
      <w:pPr>
        <w:spacing w:after="0" w:line="360" w:lineRule="auto"/>
        <w:rPr>
          <w:rFonts w:cstheme="minorHAnsi"/>
          <w:color w:val="4F81BD" w:themeColor="accent1"/>
          <w:sz w:val="22"/>
          <w:szCs w:val="22"/>
          <w:lang w:val="en-US"/>
        </w:rPr>
      </w:pPr>
    </w:p>
    <w:p w14:paraId="1A027427" w14:textId="77777777" w:rsidR="00BA009D" w:rsidRPr="00370243" w:rsidRDefault="00BA009D" w:rsidP="00F06C20">
      <w:pPr>
        <w:spacing w:after="0" w:line="360" w:lineRule="auto"/>
        <w:ind w:left="720"/>
        <w:rPr>
          <w:rFonts w:cstheme="minorHAnsi"/>
          <w:color w:val="4F81BD" w:themeColor="accent1"/>
          <w:sz w:val="22"/>
          <w:szCs w:val="22"/>
          <w:lang w:val="en-US"/>
        </w:rPr>
      </w:pPr>
    </w:p>
    <w:p w14:paraId="0CE666CE" w14:textId="77777777" w:rsidR="00F308EF" w:rsidRPr="00370243" w:rsidRDefault="00F308EF" w:rsidP="00F06C20">
      <w:pPr>
        <w:spacing w:after="0" w:line="360" w:lineRule="auto"/>
        <w:ind w:left="720"/>
        <w:rPr>
          <w:rFonts w:cstheme="minorHAnsi"/>
          <w:sz w:val="22"/>
          <w:szCs w:val="22"/>
          <w:lang w:val="en-US"/>
        </w:rPr>
      </w:pPr>
    </w:p>
    <w:p w14:paraId="602F6197" w14:textId="77777777" w:rsidR="00852253" w:rsidRPr="00370243" w:rsidRDefault="00852253" w:rsidP="00852253">
      <w:pPr>
        <w:spacing w:after="0" w:line="360" w:lineRule="auto"/>
        <w:rPr>
          <w:rFonts w:cstheme="minorHAnsi"/>
          <w:sz w:val="22"/>
          <w:szCs w:val="22"/>
          <w:lang w:val="en-US"/>
        </w:rPr>
      </w:pPr>
    </w:p>
    <w:p w14:paraId="1D7ABF3F" w14:textId="77777777" w:rsidR="00852253" w:rsidRPr="00370243" w:rsidRDefault="00852253" w:rsidP="00852253">
      <w:pPr>
        <w:spacing w:after="0" w:line="360" w:lineRule="auto"/>
        <w:rPr>
          <w:rFonts w:cstheme="minorHAnsi"/>
          <w:sz w:val="22"/>
          <w:szCs w:val="22"/>
          <w:lang w:val="en-US"/>
        </w:rPr>
      </w:pPr>
    </w:p>
    <w:p w14:paraId="02425C8E" w14:textId="77777777" w:rsidR="00852253" w:rsidRPr="00370243" w:rsidRDefault="00852253" w:rsidP="00852253">
      <w:pPr>
        <w:spacing w:after="0" w:line="360" w:lineRule="auto"/>
        <w:rPr>
          <w:rFonts w:cstheme="minorHAnsi"/>
          <w:sz w:val="22"/>
          <w:szCs w:val="22"/>
          <w:lang w:val="en-US"/>
        </w:rPr>
      </w:pPr>
    </w:p>
    <w:p w14:paraId="6865115B" w14:textId="77777777" w:rsidR="00852253" w:rsidRPr="00370243" w:rsidRDefault="00852253" w:rsidP="00852253">
      <w:pPr>
        <w:spacing w:after="0" w:line="360" w:lineRule="auto"/>
        <w:rPr>
          <w:rFonts w:cstheme="minorHAnsi"/>
          <w:sz w:val="22"/>
          <w:szCs w:val="22"/>
          <w:lang w:val="en-US"/>
        </w:rPr>
      </w:pPr>
    </w:p>
    <w:p w14:paraId="2B872FE5" w14:textId="77777777" w:rsidR="00852253" w:rsidRPr="00370243" w:rsidRDefault="00852253" w:rsidP="00852253">
      <w:pPr>
        <w:spacing w:after="0" w:line="360" w:lineRule="auto"/>
        <w:rPr>
          <w:rFonts w:cstheme="minorHAnsi"/>
          <w:sz w:val="22"/>
          <w:szCs w:val="22"/>
          <w:lang w:val="en-US"/>
        </w:rPr>
      </w:pPr>
    </w:p>
    <w:p w14:paraId="02E03ED4" w14:textId="77777777" w:rsidR="00852253" w:rsidRPr="00370243" w:rsidRDefault="00852253" w:rsidP="00852253">
      <w:pPr>
        <w:spacing w:after="0" w:line="360" w:lineRule="auto"/>
        <w:rPr>
          <w:rFonts w:cstheme="minorHAnsi"/>
          <w:sz w:val="22"/>
          <w:szCs w:val="22"/>
          <w:lang w:val="en-US"/>
        </w:rPr>
      </w:pPr>
    </w:p>
    <w:p w14:paraId="28271FD8" w14:textId="77777777" w:rsidR="00852253" w:rsidRPr="00370243" w:rsidRDefault="00852253" w:rsidP="00852253">
      <w:pPr>
        <w:spacing w:after="0" w:line="360" w:lineRule="auto"/>
        <w:rPr>
          <w:rFonts w:cstheme="minorHAnsi"/>
          <w:sz w:val="22"/>
          <w:szCs w:val="22"/>
          <w:lang w:val="en-US"/>
        </w:rPr>
      </w:pPr>
    </w:p>
    <w:p w14:paraId="368244A3" w14:textId="77777777" w:rsidR="00852253" w:rsidRPr="00370243" w:rsidRDefault="00852253" w:rsidP="00852253">
      <w:pPr>
        <w:spacing w:after="0" w:line="360" w:lineRule="auto"/>
        <w:rPr>
          <w:rFonts w:cstheme="minorHAnsi"/>
          <w:sz w:val="22"/>
          <w:szCs w:val="22"/>
          <w:lang w:val="en-US"/>
        </w:rPr>
      </w:pPr>
    </w:p>
    <w:p w14:paraId="323DB52D" w14:textId="77777777" w:rsidR="00852253" w:rsidRPr="00370243" w:rsidRDefault="00852253" w:rsidP="00852253">
      <w:pPr>
        <w:spacing w:after="0" w:line="360" w:lineRule="auto"/>
        <w:rPr>
          <w:rFonts w:cstheme="minorHAnsi"/>
          <w:sz w:val="22"/>
          <w:szCs w:val="22"/>
          <w:lang w:val="en-US"/>
        </w:rPr>
      </w:pPr>
    </w:p>
    <w:p w14:paraId="7EA197B0" w14:textId="77777777" w:rsidR="00852253" w:rsidRPr="00370243" w:rsidRDefault="00852253" w:rsidP="00852253">
      <w:pPr>
        <w:pStyle w:val="Heading2"/>
      </w:pPr>
    </w:p>
    <w:p w14:paraId="7178763A" w14:textId="2E3BFC8C" w:rsidR="00B46ED3" w:rsidRPr="00370243" w:rsidRDefault="00B46ED3" w:rsidP="001A1DE4">
      <w:pPr>
        <w:pStyle w:val="Heading1"/>
      </w:pPr>
      <w:bookmarkStart w:id="19" w:name="_Toc198785603"/>
      <w:bookmarkStart w:id="20" w:name="_Toc198864184"/>
      <w:r w:rsidRPr="00370243">
        <w:lastRenderedPageBreak/>
        <w:t>Material and Methods</w:t>
      </w:r>
      <w:bookmarkEnd w:id="19"/>
      <w:bookmarkEnd w:id="20"/>
    </w:p>
    <w:p w14:paraId="55102A9A" w14:textId="6D9B3AED" w:rsidR="00E647CC" w:rsidRPr="00370243" w:rsidRDefault="00E647CC" w:rsidP="00476884">
      <w:pPr>
        <w:pStyle w:val="Heading2"/>
      </w:pPr>
      <w:bookmarkStart w:id="21" w:name="_Toc198785604"/>
      <w:bookmarkStart w:id="22" w:name="_Toc198864185"/>
      <w:r w:rsidRPr="00370243">
        <w:t xml:space="preserve">Moose </w:t>
      </w:r>
      <w:r w:rsidR="00476884" w:rsidRPr="00370243">
        <w:t>Localizations</w:t>
      </w:r>
      <w:r w:rsidRPr="00370243">
        <w:t xml:space="preserve"> and Strata</w:t>
      </w:r>
      <w:bookmarkEnd w:id="21"/>
      <w:bookmarkEnd w:id="22"/>
    </w:p>
    <w:p w14:paraId="683F4536" w14:textId="77777777" w:rsidR="00E647CC" w:rsidRPr="00370243" w:rsidRDefault="00E647CC" w:rsidP="00291497">
      <w:pPr>
        <w:pStyle w:val="Heading4"/>
        <w:rPr>
          <w:lang w:val="en-US"/>
        </w:rPr>
      </w:pPr>
      <w:commentRangeStart w:id="23"/>
      <w:r w:rsidRPr="00370243">
        <w:rPr>
          <w:lang w:val="en-US"/>
        </w:rPr>
        <w:t>Data Pre-processing</w:t>
      </w:r>
      <w:commentRangeEnd w:id="23"/>
      <w:r w:rsidRPr="00370243">
        <w:rPr>
          <w:rStyle w:val="CommentReference"/>
          <w:rFonts w:cstheme="minorBidi"/>
          <w:i w:val="0"/>
          <w:lang w:val="en-US"/>
        </w:rPr>
        <w:commentReference w:id="23"/>
      </w:r>
    </w:p>
    <w:p w14:paraId="1C59C36C" w14:textId="49DA5FC5" w:rsidR="00E647CC" w:rsidRPr="00370243" w:rsidRDefault="00E647CC" w:rsidP="00E647CC">
      <w:pPr>
        <w:rPr>
          <w:lang w:val="en-US"/>
        </w:rPr>
      </w:pPr>
      <w:r w:rsidRPr="00370243">
        <w:rPr>
          <w:lang w:val="en-US"/>
        </w:rPr>
        <w:t>Moose location data were sourced from the Wireless Remote Animal Monitoring (WRAM) database, which compiles telemetry data from various studies conducted since 2003</w:t>
      </w:r>
      <w:r w:rsidR="0082105F" w:rsidRPr="00370243">
        <w:rPr>
          <w:lang w:val="en-US"/>
        </w:rPr>
        <w:t xml:space="preserve"> </w:t>
      </w:r>
      <w:r w:rsidR="0082105F" w:rsidRPr="00370243">
        <w:rPr>
          <w:lang w:val="en-US"/>
        </w:rPr>
        <w:fldChar w:fldCharType="begin"/>
      </w:r>
      <w:r w:rsidR="0082105F" w:rsidRPr="00370243">
        <w:rPr>
          <w:lang w:val="en-US"/>
        </w:rPr>
        <w:instrText xml:space="preserve"> ADDIN ZOTERO_ITEM CSL_CITATION {"citationID":"MrPcPr5f","properties":{"formattedCitation":"(Dettki et al., 2013)","plainCitation":"(Dettki et al., 2013)","noteIndex":0},"citationItems":[{"id":1363,"uris":["http://zotero.org/users/7559248/items/N7FK5NTQ"],"itemData":{"id":1363,"type":"chapter","container-title":"Proceedings Etc. 2012: Convention for Telemetry, Test Instrumentation and Telecontrol","ISBN":"978-3-7322-5646-4","page":"247–256","publisher":"The European Society of Telemetry","title":"Wireless Remote Animal Monitoring (WRAM) - A new international database e-infrastructure for telemetry sensor data from fish and wildlife","author":[{"family":"Dettki","given":"H"},{"family":"Ericcson","given":"G"},{"family":"Giles","given":"T"},{"family":"Norrsken-Ericsson","given":"M"}],"issued":{"date-parts":[["2013"]]}}}],"schema":"https://github.com/citation-style-language/schema/raw/master/csl-citation.json"} </w:instrText>
      </w:r>
      <w:r w:rsidR="0082105F" w:rsidRPr="00370243">
        <w:rPr>
          <w:lang w:val="en-US"/>
        </w:rPr>
        <w:fldChar w:fldCharType="separate"/>
      </w:r>
      <w:r w:rsidR="0082105F" w:rsidRPr="00370243">
        <w:rPr>
          <w:noProof/>
          <w:lang w:val="en-US"/>
        </w:rPr>
        <w:t>(Dettki et al., 2013)</w:t>
      </w:r>
      <w:r w:rsidR="0082105F" w:rsidRPr="00370243">
        <w:rPr>
          <w:lang w:val="en-US"/>
        </w:rPr>
        <w:fldChar w:fldCharType="end"/>
      </w:r>
      <w:r w:rsidRPr="00370243">
        <w:rPr>
          <w:lang w:val="en-US"/>
        </w:rPr>
        <w:t>. GPS collars affixed to moose recorded positions at three-hour intervals, providing a consistent temporal resolution. Only female moose were included in the study to avoid behavioral irregularities associated with the rutting season in males. Additionally, the dataset predominantly comprised female individuals, which further justified this restriction.</w:t>
      </w:r>
    </w:p>
    <w:p w14:paraId="4574CC54" w14:textId="583EC4F1" w:rsidR="00E647CC" w:rsidRPr="00370243" w:rsidRDefault="00E647CC" w:rsidP="00E647CC">
      <w:pPr>
        <w:rPr>
          <w:lang w:val="en-US"/>
        </w:rPr>
      </w:pPr>
      <w:r w:rsidRPr="00370243">
        <w:rPr>
          <w:lang w:val="en-US"/>
        </w:rPr>
        <w:t>All available years of data were considered, though the dataset was limited to the summer months, defined as June through August. This seasonal focus was intended to exclude the migratory periods that are common among moose populations in northern Sweden. To ensure adequate temporal coverage, only those tracking segments in which moose were monitored for at least 70 percent of the summer season were retained. This threshold was determined by calculating the maximum possible number of fixes within the defined period, assuming regular three-hour intervals, and comparing it to the actual number of recorded fixes.</w:t>
      </w:r>
    </w:p>
    <w:p w14:paraId="316DAF0D" w14:textId="57458B09" w:rsidR="00E647CC" w:rsidRPr="00370243" w:rsidRDefault="00E647CC" w:rsidP="00E647CC">
      <w:pPr>
        <w:rPr>
          <w:lang w:val="en-US"/>
        </w:rPr>
      </w:pPr>
      <w:r w:rsidRPr="00370243">
        <w:rPr>
          <w:lang w:val="en-US"/>
        </w:rPr>
        <w:t>Prior to analysis, the data were cleaned to remove duplicate localizations and those recorded outside the national borders of Sweden. The study area was then stratified to account for ecological and behavioral variation across regions. Stratification was based on limnic ecosystem classifications from the Swedish Environmental Protection Agency and the forest-mountain boundary defined by the Swedish Forest Agency</w:t>
      </w:r>
      <w:r w:rsidR="00BA6E83" w:rsidRPr="00370243">
        <w:rPr>
          <w:lang w:val="en-US"/>
        </w:rPr>
        <w:t xml:space="preserve"> </w:t>
      </w:r>
      <w:r w:rsidR="00E8371B" w:rsidRPr="00370243">
        <w:rPr>
          <w:lang w:val="en-US"/>
        </w:rPr>
        <w:fldChar w:fldCharType="begin"/>
      </w:r>
      <w:r w:rsidR="00594BF1" w:rsidRPr="00370243">
        <w:rPr>
          <w:lang w:val="en-US"/>
        </w:rPr>
        <w:instrText xml:space="preserve"> ADDIN ZOTERO_ITEM CSL_CITATION {"citationID":"yFTrCWBT","properties":{"formattedCitation":"(Swedish Forest Agency (Skogsstyrelsen), 2024)","plainCitation":"(Swedish Forest Agency (Skogsstyrelsen), 2024)","dontUpdate":true,"noteIndex":0},"citationItems":[{"id":2076,"uris":["http://zotero.org/users/7559248/items/5VYGX33R"],"itemData":{"id":2076,"type":"document","title":"Digital Open Forest Data","URL":"https://www.skogsstyrelsen.se/en/digital-open-forest-data/","author":[{"literal":"Swedish Forest Agency (Skogsstyrelsen)"}],"issued":{"date-parts":[["2024"]]}}}],"schema":"https://github.com/citation-style-language/schema/raw/master/csl-citation.json"} </w:instrText>
      </w:r>
      <w:r w:rsidR="00E8371B" w:rsidRPr="00370243">
        <w:rPr>
          <w:lang w:val="en-US"/>
        </w:rPr>
        <w:fldChar w:fldCharType="separate"/>
      </w:r>
      <w:r w:rsidR="00674449" w:rsidRPr="00370243">
        <w:rPr>
          <w:lang w:val="en-US"/>
        </w:rPr>
        <w:t>(</w:t>
      </w:r>
      <w:proofErr w:type="spellStart"/>
      <w:r w:rsidR="00674449" w:rsidRPr="00370243">
        <w:rPr>
          <w:lang w:val="en-US"/>
        </w:rPr>
        <w:t>Skogsstyrelsen</w:t>
      </w:r>
      <w:proofErr w:type="spellEnd"/>
      <w:r w:rsidR="00674449" w:rsidRPr="00370243">
        <w:rPr>
          <w:lang w:val="en-US"/>
        </w:rPr>
        <w:t>, 2024)</w:t>
      </w:r>
      <w:r w:rsidR="00E8371B" w:rsidRPr="00370243">
        <w:rPr>
          <w:lang w:val="en-US"/>
        </w:rPr>
        <w:fldChar w:fldCharType="end"/>
      </w:r>
      <w:r w:rsidR="00674449" w:rsidRPr="00370243">
        <w:rPr>
          <w:lang w:val="en-US"/>
        </w:rPr>
        <w:t xml:space="preserve"> </w:t>
      </w:r>
      <w:r w:rsidRPr="00370243">
        <w:rPr>
          <w:lang w:val="en-US"/>
        </w:rPr>
        <w:t>. This boundary was selected because it demarcates the end of production forestry, beyond which clear-cut areas no longer appear. As such areas are heavily utilized by moose for foraging, their absence represents an important ecological transition.</w:t>
      </w:r>
    </w:p>
    <w:p w14:paraId="57E14FE7" w14:textId="77777777" w:rsidR="00E647CC" w:rsidRPr="00370243" w:rsidRDefault="00E647CC" w:rsidP="00E647CC">
      <w:pPr>
        <w:rPr>
          <w:lang w:val="en-US"/>
        </w:rPr>
      </w:pPr>
      <w:r w:rsidRPr="00370243">
        <w:rPr>
          <w:lang w:val="en-US"/>
        </w:rPr>
        <w:t xml:space="preserve">Four ecological strata were identified and used for further analysis: Boreal Alpine, Boreal Inland, Boreal Coastal, and Temperate. To reduce noise from short-term movements across strata, localizations were assigned to the dominant stratum for </w:t>
      </w:r>
      <w:proofErr w:type="gramStart"/>
      <w:r w:rsidRPr="00370243">
        <w:rPr>
          <w:lang w:val="en-US"/>
        </w:rPr>
        <w:t>each individual</w:t>
      </w:r>
      <w:proofErr w:type="gramEnd"/>
      <w:r w:rsidRPr="00370243">
        <w:rPr>
          <w:lang w:val="en-US"/>
        </w:rPr>
        <w:t xml:space="preserve">, determined by </w:t>
      </w:r>
      <w:proofErr w:type="gramStart"/>
      <w:r w:rsidRPr="00370243">
        <w:rPr>
          <w:lang w:val="en-US"/>
        </w:rPr>
        <w:t>the majority of</w:t>
      </w:r>
      <w:proofErr w:type="gramEnd"/>
      <w:r w:rsidRPr="00370243">
        <w:rPr>
          <w:lang w:val="en-US"/>
        </w:rPr>
        <w:t xml:space="preserve"> that individual’s recorded fixes. This filtering approach helped preserve the ecological relevance of the strata while minimizing artefacts from brief excursions.</w:t>
      </w:r>
    </w:p>
    <w:p w14:paraId="79C32403" w14:textId="436A9C0E" w:rsidR="00E647CC" w:rsidRPr="00370243" w:rsidRDefault="00E647CC" w:rsidP="00E647CC">
      <w:pPr>
        <w:rPr>
          <w:lang w:val="en-US"/>
        </w:rPr>
      </w:pPr>
      <w:r w:rsidRPr="00370243">
        <w:rPr>
          <w:noProof/>
          <w:lang w:val="en-US"/>
        </w:rPr>
        <w:lastRenderedPageBreak/>
        <w:drawing>
          <wp:anchor distT="0" distB="0" distL="114300" distR="114300" simplePos="0" relativeHeight="251661312" behindDoc="0" locked="0" layoutInCell="1" allowOverlap="1" wp14:anchorId="712B3537" wp14:editId="21A5790A">
            <wp:simplePos x="0" y="0"/>
            <wp:positionH relativeFrom="column">
              <wp:posOffset>2723939</wp:posOffset>
            </wp:positionH>
            <wp:positionV relativeFrom="paragraph">
              <wp:posOffset>212</wp:posOffset>
            </wp:positionV>
            <wp:extent cx="2701290" cy="4323080"/>
            <wp:effectExtent l="0" t="0" r="0" b="0"/>
            <wp:wrapSquare wrapText="bothSides"/>
            <wp:docPr id="1452700259" name="Picture 8" descr="A screenshot of 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8861" name="Picture 8" descr="A screenshot of a graph showing the number of countries/regions&#10;&#10;Description automatically generated"/>
                    <pic:cNvPicPr/>
                  </pic:nvPicPr>
                  <pic:blipFill rotWithShape="1">
                    <a:blip r:embed="rId20" cstate="print">
                      <a:extLst>
                        <a:ext uri="{28A0092B-C50C-407E-A947-70E740481C1C}">
                          <a14:useLocalDpi xmlns:a14="http://schemas.microsoft.com/office/drawing/2010/main" val="0"/>
                        </a:ext>
                      </a:extLst>
                    </a:blip>
                    <a:srcRect l="12138" r="12976"/>
                    <a:stretch/>
                  </pic:blipFill>
                  <pic:spPr bwMode="auto">
                    <a:xfrm>
                      <a:off x="0" y="0"/>
                      <a:ext cx="2701290" cy="432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0243">
        <w:rPr>
          <w:lang w:val="en-US"/>
        </w:rPr>
        <w:t xml:space="preserve">Following all filtering steps, the dataset consisted of 400,181 localizations from 300 individual moose. Because the data were aggregated from numerous historical studies, the distribution of localizations among strata was uneven. The proportions were as follows: Boreal Alpine accounted for 44 percent, Boreal Coastal for 14 percent, Boreal Inland for 8 percent, and Temperate for 28 percent. A visual representation of the strata and the annual distribution of moose localizations is provided in Figure </w:t>
      </w:r>
      <w:r w:rsidR="00E8371B" w:rsidRPr="00370243">
        <w:rPr>
          <w:lang w:val="en-US"/>
        </w:rPr>
        <w:t>1</w:t>
      </w:r>
      <w:r w:rsidRPr="00370243">
        <w:rPr>
          <w:lang w:val="en-US"/>
        </w:rPr>
        <w:t>.</w:t>
      </w:r>
    </w:p>
    <w:p w14:paraId="4E4971CA" w14:textId="77777777" w:rsidR="00E647CC" w:rsidRPr="00370243" w:rsidRDefault="00E647CC" w:rsidP="00E647CC">
      <w:pPr>
        <w:pStyle w:val="Heading4"/>
        <w:rPr>
          <w:lang w:val="en-US"/>
        </w:rPr>
      </w:pPr>
      <w:commentRangeStart w:id="24"/>
      <w:r w:rsidRPr="00370243">
        <w:rPr>
          <w:lang w:val="en-US"/>
        </w:rPr>
        <w:t>Random Step Generation</w:t>
      </w:r>
      <w:commentRangeEnd w:id="24"/>
      <w:r w:rsidRPr="00370243">
        <w:rPr>
          <w:rStyle w:val="CommentReference"/>
          <w:rFonts w:cstheme="minorBidi"/>
          <w:i w:val="0"/>
          <w:lang w:val="en-US"/>
        </w:rPr>
        <w:commentReference w:id="24"/>
      </w:r>
    </w:p>
    <w:p w14:paraId="3D8B2A54" w14:textId="400EBD5E" w:rsidR="00C67FF9" w:rsidRPr="00370243" w:rsidRDefault="00E647CC" w:rsidP="00E647CC">
      <w:pPr>
        <w:rPr>
          <w:lang w:val="en-US"/>
        </w:rPr>
      </w:pPr>
      <w:r w:rsidRPr="00370243">
        <w:rPr>
          <w:noProof/>
          <w:lang w:val="en-US"/>
        </w:rPr>
        <mc:AlternateContent>
          <mc:Choice Requires="wps">
            <w:drawing>
              <wp:anchor distT="0" distB="0" distL="114300" distR="114300" simplePos="0" relativeHeight="251663360" behindDoc="0" locked="0" layoutInCell="1" allowOverlap="1" wp14:anchorId="64214A6C" wp14:editId="6C31109C">
                <wp:simplePos x="0" y="0"/>
                <wp:positionH relativeFrom="column">
                  <wp:posOffset>2868295</wp:posOffset>
                </wp:positionH>
                <wp:positionV relativeFrom="paragraph">
                  <wp:posOffset>1245870</wp:posOffset>
                </wp:positionV>
                <wp:extent cx="2556510" cy="1318260"/>
                <wp:effectExtent l="0" t="0" r="0" b="2540"/>
                <wp:wrapSquare wrapText="bothSides"/>
                <wp:docPr id="1099350704" name="Text Box 1"/>
                <wp:cNvGraphicFramePr/>
                <a:graphic xmlns:a="http://schemas.openxmlformats.org/drawingml/2006/main">
                  <a:graphicData uri="http://schemas.microsoft.com/office/word/2010/wordprocessingShape">
                    <wps:wsp>
                      <wps:cNvSpPr txBox="1"/>
                      <wps:spPr>
                        <a:xfrm>
                          <a:off x="0" y="0"/>
                          <a:ext cx="2556510" cy="1318260"/>
                        </a:xfrm>
                        <a:prstGeom prst="rect">
                          <a:avLst/>
                        </a:prstGeom>
                        <a:solidFill>
                          <a:prstClr val="white"/>
                        </a:solidFill>
                        <a:ln>
                          <a:noFill/>
                        </a:ln>
                      </wps:spPr>
                      <wps:txbx>
                        <w:txbxContent>
                          <w:p w14:paraId="3BA0D233" w14:textId="1A09403C" w:rsidR="00E647CC" w:rsidRPr="00C67FF9" w:rsidRDefault="00E647CC" w:rsidP="00E647CC">
                            <w:pPr>
                              <w:pStyle w:val="Caption"/>
                              <w:rPr>
                                <w:i w:val="0"/>
                                <w:iCs/>
                                <w:noProof/>
                                <w:color w:val="auto"/>
                                <w:lang w:val="en-US"/>
                              </w:rPr>
                            </w:pPr>
                            <w:r w:rsidRPr="00C67FF9">
                              <w:rPr>
                                <w:i w:val="0"/>
                                <w:iCs/>
                              </w:rPr>
                              <w:t xml:space="preserve">Figure </w:t>
                            </w:r>
                            <w:r w:rsidRPr="00C67FF9">
                              <w:rPr>
                                <w:i w:val="0"/>
                                <w:iCs/>
                              </w:rPr>
                              <w:fldChar w:fldCharType="begin"/>
                            </w:r>
                            <w:r w:rsidRPr="00C67FF9">
                              <w:rPr>
                                <w:i w:val="0"/>
                                <w:iCs/>
                              </w:rPr>
                              <w:instrText xml:space="preserve"> SEQ Figure \* ARABIC </w:instrText>
                            </w:r>
                            <w:r w:rsidRPr="00C67FF9">
                              <w:rPr>
                                <w:i w:val="0"/>
                                <w:iCs/>
                              </w:rPr>
                              <w:fldChar w:fldCharType="separate"/>
                            </w:r>
                            <w:r w:rsidR="00F91899">
                              <w:rPr>
                                <w:i w:val="0"/>
                                <w:iCs/>
                                <w:noProof/>
                              </w:rPr>
                              <w:t>1</w:t>
                            </w:r>
                            <w:r w:rsidRPr="00C67FF9">
                              <w:rPr>
                                <w:i w:val="0"/>
                                <w:iCs/>
                              </w:rPr>
                              <w:fldChar w:fldCharType="end"/>
                            </w:r>
                            <w:r w:rsidRPr="00C67FF9">
                              <w:rPr>
                                <w:i w:val="0"/>
                                <w:iCs/>
                              </w:rPr>
                              <w:t xml:space="preserve">: All pre-processed moose localisations. Sweden is divided in four strata for this study, defined by grey lines in this figure. Boreal Alpine (top left), Boreal Inland (top middle), Boreal Coast (top right), and Temperate (south). The localisation’s </w:t>
                            </w:r>
                            <w:proofErr w:type="spellStart"/>
                            <w:r w:rsidRPr="00C67FF9">
                              <w:rPr>
                                <w:i w:val="0"/>
                                <w:iCs/>
                              </w:rPr>
                              <w:t>color</w:t>
                            </w:r>
                            <w:proofErr w:type="spellEnd"/>
                            <w:r w:rsidRPr="00C67FF9">
                              <w:rPr>
                                <w:i w:val="0"/>
                                <w:iCs/>
                              </w:rPr>
                              <w:t xml:space="preserve"> refers to the year it was obtained.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14A6C" id="Text Box 1" o:spid="_x0000_s1030" type="#_x0000_t202" style="position:absolute;margin-left:225.85pt;margin-top:98.1pt;width:201.3pt;height:10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" stroked="f">
                <v:textbox inset="0,0,0,0">
                  <w:txbxContent>
                    <w:p w14:paraId="3BA0D233" w14:textId="1A09403C" w:rsidR="00E647CC" w:rsidRPr="00C67FF9" w:rsidRDefault="00E647CC" w:rsidP="00E647CC">
                      <w:pPr>
                        <w:pStyle w:val="Caption"/>
                        <w:rPr>
                          <w:i w:val="0"/>
                          <w:iCs/>
                          <w:noProof/>
                          <w:color w:val="auto"/>
                          <w:lang w:val="en-US"/>
                        </w:rPr>
                      </w:pPr>
                      <w:r w:rsidRPr="00C67FF9">
                        <w:rPr>
                          <w:i w:val="0"/>
                          <w:iCs/>
                        </w:rPr>
                        <w:t xml:space="preserve">Figure </w:t>
                      </w:r>
                      <w:r w:rsidRPr="00C67FF9">
                        <w:rPr>
                          <w:i w:val="0"/>
                          <w:iCs/>
                        </w:rPr>
                        <w:fldChar w:fldCharType="begin"/>
                      </w:r>
                      <w:r w:rsidRPr="00C67FF9">
                        <w:rPr>
                          <w:i w:val="0"/>
                          <w:iCs/>
                        </w:rPr>
                        <w:instrText xml:space="preserve"> SEQ Figure \* ARABIC </w:instrText>
                      </w:r>
                      <w:r w:rsidRPr="00C67FF9">
                        <w:rPr>
                          <w:i w:val="0"/>
                          <w:iCs/>
                        </w:rPr>
                        <w:fldChar w:fldCharType="separate"/>
                      </w:r>
                      <w:r w:rsidR="00F91899">
                        <w:rPr>
                          <w:i w:val="0"/>
                          <w:iCs/>
                          <w:noProof/>
                        </w:rPr>
                        <w:t>1</w:t>
                      </w:r>
                      <w:r w:rsidRPr="00C67FF9">
                        <w:rPr>
                          <w:i w:val="0"/>
                          <w:iCs/>
                        </w:rPr>
                        <w:fldChar w:fldCharType="end"/>
                      </w:r>
                      <w:r w:rsidRPr="00C67FF9">
                        <w:rPr>
                          <w:i w:val="0"/>
                          <w:iCs/>
                        </w:rPr>
                        <w:t xml:space="preserve">: All pre-processed moose localisations. Sweden is divided in four strata for this study, defined by grey lines in this figure. Boreal Alpine (top left), Boreal Inland (top middle), Boreal Coast (top right), and Temperate (south). The localisation’s </w:t>
                      </w:r>
                      <w:proofErr w:type="spellStart"/>
                      <w:r w:rsidRPr="00C67FF9">
                        <w:rPr>
                          <w:i w:val="0"/>
                          <w:iCs/>
                        </w:rPr>
                        <w:t>color</w:t>
                      </w:r>
                      <w:proofErr w:type="spellEnd"/>
                      <w:r w:rsidRPr="00C67FF9">
                        <w:rPr>
                          <w:i w:val="0"/>
                          <w:iCs/>
                        </w:rPr>
                        <w:t xml:space="preserve"> refers to the year it was obtained. </w:t>
                      </w:r>
                    </w:p>
                  </w:txbxContent>
                </v:textbox>
                <w10:wrap type="square"/>
              </v:shape>
            </w:pict>
          </mc:Fallback>
        </mc:AlternateContent>
      </w:r>
      <w:r w:rsidRPr="00370243">
        <w:rPr>
          <w:lang w:val="en-US"/>
        </w:rPr>
        <w:t xml:space="preserve">For each observed movement step, fifteen random steps were generated using the </w:t>
      </w:r>
      <w:r w:rsidRPr="00370243">
        <w:rPr>
          <w:i/>
          <w:iCs/>
          <w:lang w:val="en-US"/>
        </w:rPr>
        <w:t>amt</w:t>
      </w:r>
      <w:r w:rsidRPr="00370243">
        <w:rPr>
          <w:lang w:val="en-US"/>
        </w:rPr>
        <w:t xml:space="preserve"> package in R</w:t>
      </w:r>
      <w:r w:rsidR="00540A2C" w:rsidRPr="00370243">
        <w:rPr>
          <w:lang w:val="en-US"/>
        </w:rPr>
        <w:t xml:space="preserve"> </w:t>
      </w:r>
      <w:r w:rsidR="00540A2C" w:rsidRPr="00370243">
        <w:rPr>
          <w:lang w:val="en-US"/>
        </w:rPr>
        <w:fldChar w:fldCharType="begin"/>
      </w:r>
      <w:r w:rsidR="001444A7">
        <w:rPr>
          <w:lang w:val="en-US"/>
        </w:rPr>
        <w:instrText xml:space="preserve"> ADDIN ZOTERO_ITEM CSL_CITATION {"citationID":"gfSSl2Zs","properties":{"formattedCitation":"(Signer et al., 2019)","plainCitation":"(Signer et al., 2019)","noteIndex":0},"citationItems":[{"id":"Ifnam30s/FLYaz28t","uris":["http://zotero.org/users/7559248/items/5MMTS6BM"],"itemData":{"id":"tY0mcTnn/h8L3Ay3V","type":"article-journal","abstract":"Advances in tracking technology have led to an exponential increase in animal location data, greatly enhancing our ability to address interesting questions in movement ecology, but also presenting new challenges related to data management and analysis. Step-selection functions (SSFs) are commonly used to link environmental covariates to animal location data collected at fine temporal resolution. SSFs are estimated by comparing observed steps connecting successive animal locations to random steps, using a likelihood equivalent of a Cox proportional hazards model. By using common statistical distributions to model step length and turn angle distributions, and including habitat- and movement-related covariates (functions of distances between points, angular deviations), it is possible to make inference regarding habitat selection and movement processes or to control one process while investigating the other. The fitted model can also be used to estimate utilization distributions and mechanistic home ranges. Here, we present the R package amt (animal movement tools) that allows users to fit SSFs to data and to simulate space use of animals from fitted models. The amt package also provides tools for managing telemetry data. Using fisher (Pekania pennanti) data as a case study, we illustrate a four-step approach to the analysis of animal movement data, consisting of data management, exploratory data analysis, fitting of models, and simulating from fitted models.","container-title":"Ecology and Evolution","DOI":"10.1002/ece3.4823","ISSN":"2045-7758","issue":"2","language":"en","license":"© 2019 The Authors. Ecology and Evolution published by John Wiley &amp; Sons Ltd.","note":"_eprint: https://onlinelibrary.wiley.com/doi/pdf/10.1002/ece3.4823","page":"880-890","source":"Wiley Online Library","title":"Animal movement tools (amt): R package for managing tracking data and conducting habitat selection analyses","title-short":"Animal movement tools (amt)","volume":"9","author":[{"family":"Signer","given":"Johannes"},{"family":"Fieberg","given":"John"},{"family":"Avgar","given":"Tal"}],"issued":{"date-parts":[["2019"]]}}}],"schema":"https://github.com/citation-style-language/schema/raw/master/csl-citation.json"} </w:instrText>
      </w:r>
      <w:r w:rsidR="00540A2C" w:rsidRPr="00370243">
        <w:rPr>
          <w:lang w:val="en-US"/>
        </w:rPr>
        <w:fldChar w:fldCharType="separate"/>
      </w:r>
      <w:r w:rsidR="00540A2C" w:rsidRPr="00370243">
        <w:rPr>
          <w:noProof/>
          <w:lang w:val="en-US"/>
        </w:rPr>
        <w:t>(Signer et al., 2019)</w:t>
      </w:r>
      <w:r w:rsidR="00540A2C" w:rsidRPr="00370243">
        <w:rPr>
          <w:lang w:val="en-US"/>
        </w:rPr>
        <w:fldChar w:fldCharType="end"/>
      </w:r>
      <w:r w:rsidRPr="00370243">
        <w:rPr>
          <w:lang w:val="en-US"/>
        </w:rPr>
        <w:t>. This method allowed for the construction of a reference distribution against which selection could be inferred. Step lengths were modeled using a gamma distribution, while turning angles were modeled using a von Mises distribution. These distributional choices are widely accepted in the context of animal movement modeling and have been supported by previous research</w:t>
      </w:r>
      <w:r w:rsidR="00540A2C" w:rsidRPr="00370243">
        <w:rPr>
          <w:lang w:val="en-US"/>
        </w:rPr>
        <w:t xml:space="preserve"> </w:t>
      </w:r>
      <w:r w:rsidR="00540A2C" w:rsidRPr="00370243">
        <w:rPr>
          <w:lang w:val="en-US"/>
        </w:rPr>
        <w:t xml:space="preserve"> </w:t>
      </w:r>
      <w:r w:rsidR="00540A2C" w:rsidRPr="00370243">
        <w:rPr>
          <w:lang w:val="en-US"/>
        </w:rPr>
        <w:fldChar w:fldCharType="begin"/>
      </w:r>
      <w:r w:rsidR="001444A7">
        <w:rPr>
          <w:lang w:val="en-US"/>
        </w:rPr>
        <w:instrText xml:space="preserve"> ADDIN ZOTERO_ITEM CSL_CITATION {"citationID":"GdFtxGcr","properties":{"formattedCitation":"(Thurfjell et al., 2014)","plainCitation":"(Thurfjell et al., 2014)","noteIndex":0},"citationItems":[{"id":"Ifnam30s/liwc3y8j","uris":["http://zotero.org/users/7559248/items/SJXCXCCU"],"itemData":{"id":"tY0mcTnn/BzTkPvb4","type":"article-journal","abstract":"Recent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00540A2C" w:rsidRPr="00370243">
        <w:rPr>
          <w:lang w:val="en-US"/>
        </w:rPr>
        <w:fldChar w:fldCharType="separate"/>
      </w:r>
      <w:r w:rsidR="00540A2C" w:rsidRPr="00370243">
        <w:rPr>
          <w:noProof/>
          <w:lang w:val="en-US"/>
        </w:rPr>
        <w:t>(Thurfjell et al., 2014)</w:t>
      </w:r>
      <w:r w:rsidR="00540A2C" w:rsidRPr="00370243">
        <w:rPr>
          <w:lang w:val="en-US"/>
        </w:rPr>
        <w:fldChar w:fldCharType="end"/>
      </w:r>
      <w:r w:rsidRPr="00370243">
        <w:rPr>
          <w:lang w:val="en-US"/>
        </w:rPr>
        <w:t>.</w:t>
      </w:r>
    </w:p>
    <w:p w14:paraId="5D766F24" w14:textId="7EB69550" w:rsidR="00E647CC" w:rsidRPr="00370243" w:rsidRDefault="00E647CC" w:rsidP="00E647CC">
      <w:pPr>
        <w:rPr>
          <w:lang w:val="en-US"/>
        </w:rPr>
      </w:pPr>
      <w:r w:rsidRPr="00370243">
        <w:rPr>
          <w:noProof/>
          <w:lang w:val="en-US"/>
        </w:rPr>
        <mc:AlternateContent>
          <mc:Choice Requires="wps">
            <w:drawing>
              <wp:anchor distT="0" distB="0" distL="114300" distR="114300" simplePos="0" relativeHeight="251665408" behindDoc="0" locked="0" layoutInCell="1" allowOverlap="1" wp14:anchorId="315728C8" wp14:editId="77C46116">
                <wp:simplePos x="0" y="0"/>
                <wp:positionH relativeFrom="column">
                  <wp:posOffset>-85725</wp:posOffset>
                </wp:positionH>
                <wp:positionV relativeFrom="paragraph">
                  <wp:posOffset>2510590</wp:posOffset>
                </wp:positionV>
                <wp:extent cx="5035550" cy="635"/>
                <wp:effectExtent l="0" t="0" r="0" b="0"/>
                <wp:wrapSquare wrapText="bothSides"/>
                <wp:docPr id="1516759370"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23ACBB68" w14:textId="0DF14748" w:rsidR="00E647CC" w:rsidRPr="00C67FF9" w:rsidRDefault="00E647CC" w:rsidP="00E647CC">
                            <w:pPr>
                              <w:pStyle w:val="Caption"/>
                              <w:rPr>
                                <w:i w:val="0"/>
                                <w:iCs/>
                                <w:noProof/>
                              </w:rPr>
                            </w:pPr>
                            <w:r w:rsidRPr="00C67FF9">
                              <w:rPr>
                                <w:i w:val="0"/>
                                <w:iCs/>
                              </w:rPr>
                              <w:t xml:space="preserve">Figure </w:t>
                            </w:r>
                            <w:r w:rsidRPr="00C67FF9">
                              <w:rPr>
                                <w:i w:val="0"/>
                                <w:iCs/>
                              </w:rPr>
                              <w:fldChar w:fldCharType="begin"/>
                            </w:r>
                            <w:r w:rsidRPr="00C67FF9">
                              <w:rPr>
                                <w:i w:val="0"/>
                                <w:iCs/>
                              </w:rPr>
                              <w:instrText xml:space="preserve"> SEQ Figure \* ARABIC </w:instrText>
                            </w:r>
                            <w:r w:rsidRPr="00C67FF9">
                              <w:rPr>
                                <w:i w:val="0"/>
                                <w:iCs/>
                              </w:rPr>
                              <w:fldChar w:fldCharType="separate"/>
                            </w:r>
                            <w:r w:rsidR="00F91899">
                              <w:rPr>
                                <w:i w:val="0"/>
                                <w:iCs/>
                                <w:noProof/>
                              </w:rPr>
                              <w:t>2</w:t>
                            </w:r>
                            <w:r w:rsidRPr="00C67FF9">
                              <w:rPr>
                                <w:i w:val="0"/>
                                <w:iCs/>
                              </w:rPr>
                              <w:fldChar w:fldCharType="end"/>
                            </w:r>
                            <w:r w:rsidRPr="00C67FF9">
                              <w:rPr>
                                <w:i w:val="0"/>
                                <w:iCs/>
                              </w:rPr>
                              <w:t>:</w:t>
                            </w:r>
                            <w:r w:rsidR="004B10DA">
                              <w:rPr>
                                <w:i w:val="0"/>
                                <w:iCs/>
                              </w:rPr>
                              <w:t xml:space="preserve"> Localisations included within</w:t>
                            </w:r>
                            <w:r w:rsidRPr="00C67FF9">
                              <w:rPr>
                                <w:i w:val="0"/>
                                <w:iCs/>
                              </w:rPr>
                              <w:t xml:space="preserve"> the four strata. Each dash represents a summer of moose localisations within </w:t>
                            </w:r>
                            <w:r w:rsidR="00033ACB" w:rsidRPr="00C67FF9">
                              <w:rPr>
                                <w:i w:val="0"/>
                                <w:iCs/>
                              </w:rPr>
                              <w:t>that stratum</w:t>
                            </w:r>
                            <w:r w:rsidRPr="00C67FF9">
                              <w:rPr>
                                <w:i w:val="0"/>
                                <w:iC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728C8" id="_x0000_s1031" type="#_x0000_t202" style="position:absolute;margin-left:-6.75pt;margin-top:197.7pt;width:39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" stroked="f">
                <v:textbox style="mso-fit-shape-to-text:t" inset="0,0,0,0">
                  <w:txbxContent>
                    <w:p w14:paraId="23ACBB68" w14:textId="0DF14748" w:rsidR="00E647CC" w:rsidRPr="00C67FF9" w:rsidRDefault="00E647CC" w:rsidP="00E647CC">
                      <w:pPr>
                        <w:pStyle w:val="Caption"/>
                        <w:rPr>
                          <w:i w:val="0"/>
                          <w:iCs/>
                          <w:noProof/>
                        </w:rPr>
                      </w:pPr>
                      <w:r w:rsidRPr="00C67FF9">
                        <w:rPr>
                          <w:i w:val="0"/>
                          <w:iCs/>
                        </w:rPr>
                        <w:t xml:space="preserve">Figure </w:t>
                      </w:r>
                      <w:r w:rsidRPr="00C67FF9">
                        <w:rPr>
                          <w:i w:val="0"/>
                          <w:iCs/>
                        </w:rPr>
                        <w:fldChar w:fldCharType="begin"/>
                      </w:r>
                      <w:r w:rsidRPr="00C67FF9">
                        <w:rPr>
                          <w:i w:val="0"/>
                          <w:iCs/>
                        </w:rPr>
                        <w:instrText xml:space="preserve"> SEQ Figure \* ARABIC </w:instrText>
                      </w:r>
                      <w:r w:rsidRPr="00C67FF9">
                        <w:rPr>
                          <w:i w:val="0"/>
                          <w:iCs/>
                        </w:rPr>
                        <w:fldChar w:fldCharType="separate"/>
                      </w:r>
                      <w:r w:rsidR="00F91899">
                        <w:rPr>
                          <w:i w:val="0"/>
                          <w:iCs/>
                          <w:noProof/>
                        </w:rPr>
                        <w:t>2</w:t>
                      </w:r>
                      <w:r w:rsidRPr="00C67FF9">
                        <w:rPr>
                          <w:i w:val="0"/>
                          <w:iCs/>
                        </w:rPr>
                        <w:fldChar w:fldCharType="end"/>
                      </w:r>
                      <w:r w:rsidRPr="00C67FF9">
                        <w:rPr>
                          <w:i w:val="0"/>
                          <w:iCs/>
                        </w:rPr>
                        <w:t>:</w:t>
                      </w:r>
                      <w:r w:rsidR="004B10DA">
                        <w:rPr>
                          <w:i w:val="0"/>
                          <w:iCs/>
                        </w:rPr>
                        <w:t xml:space="preserve"> Localisations included within</w:t>
                      </w:r>
                      <w:r w:rsidRPr="00C67FF9">
                        <w:rPr>
                          <w:i w:val="0"/>
                          <w:iCs/>
                        </w:rPr>
                        <w:t xml:space="preserve"> the four strata. Each dash represents a summer of moose localisations within </w:t>
                      </w:r>
                      <w:r w:rsidR="00033ACB" w:rsidRPr="00C67FF9">
                        <w:rPr>
                          <w:i w:val="0"/>
                          <w:iCs/>
                        </w:rPr>
                        <w:t>that stratum</w:t>
                      </w:r>
                      <w:r w:rsidRPr="00C67FF9">
                        <w:rPr>
                          <w:i w:val="0"/>
                          <w:iCs/>
                        </w:rPr>
                        <w:t xml:space="preserve">. </w:t>
                      </w:r>
                    </w:p>
                  </w:txbxContent>
                </v:textbox>
                <w10:wrap type="square"/>
              </v:shape>
            </w:pict>
          </mc:Fallback>
        </mc:AlternateContent>
      </w:r>
      <w:r w:rsidRPr="00370243">
        <w:rPr>
          <w:noProof/>
          <w:lang w:val="en-US"/>
        </w:rPr>
        <w:drawing>
          <wp:anchor distT="0" distB="0" distL="114300" distR="114300" simplePos="0" relativeHeight="251662336" behindDoc="0" locked="0" layoutInCell="1" allowOverlap="1" wp14:anchorId="43CD806E" wp14:editId="3DC4C3F8">
            <wp:simplePos x="0" y="0"/>
            <wp:positionH relativeFrom="column">
              <wp:posOffset>-28575</wp:posOffset>
            </wp:positionH>
            <wp:positionV relativeFrom="paragraph">
              <wp:posOffset>375954</wp:posOffset>
            </wp:positionV>
            <wp:extent cx="5035550" cy="2158365"/>
            <wp:effectExtent l="0" t="0" r="0" b="0"/>
            <wp:wrapSquare wrapText="bothSides"/>
            <wp:docPr id="1623988431" name="Picture 9" descr="A graph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3779" name="Picture 9" descr="A graph with green dot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5550" cy="2158365"/>
                    </a:xfrm>
                    <a:prstGeom prst="rect">
                      <a:avLst/>
                    </a:prstGeom>
                  </pic:spPr>
                </pic:pic>
              </a:graphicData>
            </a:graphic>
            <wp14:sizeRelH relativeFrom="page">
              <wp14:pctWidth>0</wp14:pctWidth>
            </wp14:sizeRelH>
            <wp14:sizeRelV relativeFrom="page">
              <wp14:pctHeight>0</wp14:pctHeight>
            </wp14:sizeRelV>
          </wp:anchor>
        </w:drawing>
      </w:r>
    </w:p>
    <w:p w14:paraId="2B447CD3" w14:textId="619C9496" w:rsidR="00896BBC" w:rsidRPr="00370243" w:rsidRDefault="00E647CC" w:rsidP="00E647CC">
      <w:pPr>
        <w:rPr>
          <w:lang w:val="en-US"/>
        </w:rPr>
      </w:pPr>
      <w:r w:rsidRPr="00370243">
        <w:rPr>
          <w:lang w:val="en-US"/>
        </w:rPr>
        <w:lastRenderedPageBreak/>
        <w:t>Movement distributions were fitted separately for each stratum, treating each as a distinct population. This stratified approach was chosen because moose in the boreal strata differ in morphology and movement behavior compared to those inhabiting the temperate stratum. These behavioral and ecological differences were evident in the resulting fitted distributions, which varied in their parameters across strata.</w:t>
      </w:r>
    </w:p>
    <w:p w14:paraId="2C1E474B" w14:textId="77777777" w:rsidR="00E647CC" w:rsidRPr="00370243" w:rsidRDefault="00E647CC" w:rsidP="00E647CC">
      <w:pPr>
        <w:pStyle w:val="Heading2"/>
      </w:pPr>
      <w:bookmarkStart w:id="25" w:name="_Toc198785605"/>
      <w:bookmarkStart w:id="26" w:name="_Toc198864186"/>
      <w:r w:rsidRPr="00370243">
        <w:t>Sampling Geographical Covariates</w:t>
      </w:r>
      <w:bookmarkEnd w:id="25"/>
      <w:bookmarkEnd w:id="26"/>
    </w:p>
    <w:p w14:paraId="78A58EA0" w14:textId="5422DF15" w:rsidR="00E647CC" w:rsidRPr="00370243" w:rsidRDefault="00E647CC" w:rsidP="00E647CC">
      <w:pPr>
        <w:rPr>
          <w:lang w:val="en-US"/>
        </w:rPr>
      </w:pPr>
      <w:r w:rsidRPr="00370243">
        <w:rPr>
          <w:lang w:val="en-US"/>
        </w:rPr>
        <w:t>Each localization was annotated with a set of geographical covariates hypothesized to influence moose movement behavior during heatwaves. Covariates were selected either because they represented potential points of attraction, such as dense forests and clear-cut areas providing favorable foraging conditions, or potential points of repulsion, such as rugged</w:t>
      </w:r>
      <w:r w:rsidR="00703518" w:rsidRPr="00370243">
        <w:rPr>
          <w:lang w:val="en-US"/>
        </w:rPr>
        <w:t xml:space="preserve">. </w:t>
      </w:r>
      <w:r w:rsidRPr="00370243">
        <w:rPr>
          <w:lang w:val="en-US"/>
        </w:rPr>
        <w:t>An overview of the covariates included in the analysis is provided in Table 1.</w:t>
      </w:r>
    </w:p>
    <w:p w14:paraId="5868AFDA" w14:textId="30F7F0C0" w:rsidR="00E647CC" w:rsidRPr="00370243" w:rsidRDefault="00E647CC" w:rsidP="00E647CC">
      <w:pPr>
        <w:rPr>
          <w:ins w:id="27" w:author="Bruin, Sytze de" w:date="2025-05-01T09:50:00Z"/>
          <w:lang w:val="en-US"/>
        </w:rPr>
      </w:pPr>
      <w:commentRangeStart w:id="28"/>
      <w:r w:rsidRPr="00370243">
        <w:rPr>
          <w:lang w:val="en-US"/>
        </w:rPr>
        <w:t xml:space="preserve">Land </w:t>
      </w:r>
      <w:r w:rsidR="007B4B47" w:rsidRPr="00370243">
        <w:rPr>
          <w:lang w:val="en-US"/>
        </w:rPr>
        <w:t>cover</w:t>
      </w:r>
      <w:r w:rsidRPr="00370243">
        <w:rPr>
          <w:lang w:val="en-US"/>
        </w:rPr>
        <w:t xml:space="preserve"> data </w:t>
      </w:r>
      <w:commentRangeEnd w:id="28"/>
      <w:r w:rsidRPr="00370243">
        <w:rPr>
          <w:rStyle w:val="CommentReference"/>
          <w:lang w:val="en-US"/>
        </w:rPr>
        <w:commentReference w:id="28"/>
      </w:r>
      <w:r w:rsidRPr="00370243">
        <w:rPr>
          <w:lang w:val="en-US"/>
        </w:rPr>
        <w:t>were obtained from the Swedish Environmental Protection Agency's National Land Cover Database</w:t>
      </w:r>
      <w:r w:rsidR="007B4B47" w:rsidRPr="00370243">
        <w:rPr>
          <w:lang w:val="en-US"/>
        </w:rPr>
        <w:t xml:space="preserve"> </w:t>
      </w:r>
      <w:r w:rsidR="007B4B47" w:rsidRPr="00370243">
        <w:rPr>
          <w:lang w:val="en-US"/>
        </w:rPr>
        <w:fldChar w:fldCharType="begin"/>
      </w:r>
      <w:r w:rsidR="007B4B47" w:rsidRPr="00370243">
        <w:rPr>
          <w:lang w:val="en-US"/>
        </w:rPr>
        <w:instrText xml:space="preserve"> ADDIN ZOTERO_ITEM CSL_CITATION {"citationID":"ia5YozDi","properties":{"formattedCitation":"(Naturv\\uc0\\u229{}rdsverket, 2003)","plainCitation":"(Naturvårdsverket, 2003)","noteIndex":0},"citationItems":[{"id":2031,"uris":["http://zotero.org/users/7559248/items/VZGZHFWB"],"itemData":{"id":2031,"type":"dataset","title":"Nationella marktäckedata","URL":"https://www.naturvardsverket.se/verktyg-och-tjanster/kartor-och-karttjanster/nationella-marktackedata/","author":[{"family":"Naturvårdsverket","given":""}],"issued":{"date-parts":[["2003"]]}}}],"schema":"https://github.com/citation-style-language/schema/raw/master/csl-citation.json"} </w:instrText>
      </w:r>
      <w:r w:rsidR="007B4B47" w:rsidRPr="00370243">
        <w:rPr>
          <w:lang w:val="en-US"/>
        </w:rPr>
        <w:fldChar w:fldCharType="separate"/>
      </w:r>
      <w:r w:rsidR="007B4B47" w:rsidRPr="00370243">
        <w:rPr>
          <w:rFonts w:ascii="Calibri" w:cs="Calibri"/>
          <w:snapToGrid/>
          <w:szCs w:val="24"/>
          <w:lang w:val="en-US" w:eastAsia="en-GB"/>
        </w:rPr>
        <w:t>(Naturvårdsverket, 2003)</w:t>
      </w:r>
      <w:r w:rsidR="007B4B47" w:rsidRPr="00370243">
        <w:rPr>
          <w:lang w:val="en-US"/>
        </w:rPr>
        <w:fldChar w:fldCharType="end"/>
      </w:r>
      <w:r w:rsidRPr="00370243">
        <w:rPr>
          <w:lang w:val="en-US"/>
        </w:rPr>
        <w:t xml:space="preserve">. Two datasets were used: one from 2003 with a spatial resolution of 25 m × 25 m, and one from 2018 onward with a spatial resolution of 10 m × 10 m. Land </w:t>
      </w:r>
      <w:r w:rsidR="00F9515D" w:rsidRPr="00370243">
        <w:rPr>
          <w:lang w:val="en-US"/>
        </w:rPr>
        <w:t>cover</w:t>
      </w:r>
      <w:r w:rsidRPr="00370243">
        <w:rPr>
          <w:lang w:val="en-US"/>
        </w:rPr>
        <w:t xml:space="preserve"> categories were simplified into eight classes: coniferous forest, deciduous and mixed forest, clear-cut and young forest, low-mountain forest, wetlands, open areas, water bodies, and anthropogenic land.</w:t>
      </w:r>
    </w:p>
    <w:p w14:paraId="432F30D7" w14:textId="1B42FDBC" w:rsidR="00E647CC" w:rsidRPr="00370243" w:rsidRDefault="00E647CC" w:rsidP="00E647CC">
      <w:pPr>
        <w:rPr>
          <w:ins w:id="29" w:author="Bruin, Sytze de" w:date="2025-05-01T09:50:00Z"/>
          <w:lang w:val="en-US" w:eastAsia="en-GB"/>
        </w:rPr>
      </w:pPr>
      <w:r w:rsidRPr="00370243">
        <w:rPr>
          <w:lang w:val="en-US"/>
        </w:rPr>
        <w:t xml:space="preserve">Because the land cover data represented snapshots in time, forestry changes that occurred after the publication dates of these datasets would not be captured, despite the importance of clear-cuts as foraging habitats for moose. To address this, forest felling data from the Swedish Forest Agency were incorporated to manually update the land </w:t>
      </w:r>
      <w:r w:rsidR="00F9515D" w:rsidRPr="00370243">
        <w:rPr>
          <w:lang w:val="en-US"/>
        </w:rPr>
        <w:t>cover</w:t>
      </w:r>
      <w:r w:rsidRPr="00370243">
        <w:rPr>
          <w:lang w:val="en-US"/>
        </w:rPr>
        <w:t xml:space="preserve"> maps</w:t>
      </w:r>
      <w:r w:rsidR="00674449" w:rsidRPr="00370243">
        <w:rPr>
          <w:lang w:val="en-US"/>
        </w:rPr>
        <w:t xml:space="preserve"> </w:t>
      </w:r>
      <w:r w:rsidR="00674449" w:rsidRPr="00370243">
        <w:rPr>
          <w:lang w:val="en-US"/>
        </w:rPr>
        <w:fldChar w:fldCharType="begin"/>
      </w:r>
      <w:r w:rsidR="00594BF1" w:rsidRPr="00370243">
        <w:rPr>
          <w:lang w:val="en-US"/>
        </w:rPr>
        <w:instrText xml:space="preserve"> ADDIN ZOTERO_ITEM CSL_CITATION {"citationID":"CCUePeI5","properties":{"formattedCitation":"(Swedish Forest Agency (Skogsstyrelsen), 2024)","plainCitation":"(Swedish Forest Agency (Skogsstyrelsen), 2024)","dontUpdate":true,"noteIndex":0},"citationItems":[{"id":2076,"uris":["http://zotero.org/users/7559248/items/5VYGX33R"],"itemData":{"id":2076,"type":"document","title":"Digital Open Forest Data","URL":"https://www.skogsstyrelsen.se/en/digital-open-forest-data/","author":[{"literal":"Swedish Forest Agency (Skogsstyrelsen)"}],"issued":{"date-parts":[["2024"]]}}}],"schema":"https://github.com/citation-style-language/schema/raw/master/csl-citation.json"} </w:instrText>
      </w:r>
      <w:r w:rsidR="00674449" w:rsidRPr="00370243">
        <w:rPr>
          <w:lang w:val="en-US"/>
        </w:rPr>
        <w:fldChar w:fldCharType="separate"/>
      </w:r>
      <w:r w:rsidR="00674449" w:rsidRPr="00370243">
        <w:rPr>
          <w:noProof/>
          <w:lang w:val="en-US"/>
        </w:rPr>
        <w:t>(Skogsstyrelsen, 2024)</w:t>
      </w:r>
      <w:r w:rsidR="00674449" w:rsidRPr="00370243">
        <w:rPr>
          <w:lang w:val="en-US"/>
        </w:rPr>
        <w:fldChar w:fldCharType="end"/>
      </w:r>
      <w:r w:rsidRPr="00370243">
        <w:rPr>
          <w:lang w:val="en-US"/>
        </w:rPr>
        <w:t xml:space="preserve">. Localizations that occurred within ten years after a recorded felling event were reassigned to the "clear-cut and young forest" land </w:t>
      </w:r>
      <w:r w:rsidR="00F9515D" w:rsidRPr="00370243">
        <w:rPr>
          <w:lang w:val="en-US"/>
        </w:rPr>
        <w:t>cover</w:t>
      </w:r>
      <w:r w:rsidRPr="00370243">
        <w:rPr>
          <w:lang w:val="en-US"/>
        </w:rPr>
        <w:t xml:space="preserve"> class.</w:t>
      </w:r>
      <w:r w:rsidRPr="00370243">
        <w:rPr>
          <w:lang w:val="en-US" w:eastAsia="en-GB"/>
        </w:rPr>
        <w:t xml:space="preserve"> </w:t>
      </w:r>
    </w:p>
    <w:p w14:paraId="04716F24" w14:textId="295C3B65" w:rsidR="00E647CC" w:rsidRPr="00370243" w:rsidRDefault="00E647CC" w:rsidP="00E647CC">
      <w:pPr>
        <w:rPr>
          <w:lang w:val="en-US"/>
        </w:rPr>
      </w:pPr>
      <w:r w:rsidRPr="00370243">
        <w:rPr>
          <w:lang w:val="en-US"/>
        </w:rPr>
        <w:t xml:space="preserve">The average distribution of land </w:t>
      </w:r>
      <w:r w:rsidR="00F9515D" w:rsidRPr="00370243">
        <w:rPr>
          <w:lang w:val="en-US"/>
        </w:rPr>
        <w:t>cover</w:t>
      </w:r>
      <w:r w:rsidRPr="00370243">
        <w:rPr>
          <w:lang w:val="en-US"/>
        </w:rPr>
        <w:t xml:space="preserve"> classes used by moose in each stratum between June and September is shown in Figure </w:t>
      </w:r>
      <w:r w:rsidR="00BD4E9F" w:rsidRPr="00370243">
        <w:rPr>
          <w:lang w:val="en-US"/>
        </w:rPr>
        <w:t>3</w:t>
      </w:r>
      <w:r w:rsidRPr="00370243">
        <w:rPr>
          <w:lang w:val="en-US"/>
        </w:rPr>
        <w:t>. Based on these distributions, it was observed that moose predominantly utilized three to four specific habitat types per stratum. Therefore, for each stratum, only these commonly used habitat classes were retained for modeling, while the remaining classes were combined into a single "other" category. This step was necessary to meet the requirements of the two-stage SSF modeling approach, which assumes that each individual animal has visited each habitat class included in the model at least once.</w:t>
      </w:r>
    </w:p>
    <w:p w14:paraId="508D326F" w14:textId="77777777" w:rsidR="00E647CC" w:rsidRPr="00370243" w:rsidRDefault="00E647CC" w:rsidP="00E647CC">
      <w:pPr>
        <w:rPr>
          <w:lang w:val="en-US"/>
        </w:rPr>
      </w:pPr>
    </w:p>
    <w:p w14:paraId="53D499A6" w14:textId="77777777" w:rsidR="00E647CC" w:rsidRPr="00370243" w:rsidRDefault="00E647CC" w:rsidP="00E647CC">
      <w:pPr>
        <w:keepNext/>
        <w:rPr>
          <w:lang w:val="en-US"/>
        </w:rPr>
      </w:pPr>
      <w:r w:rsidRPr="00370243">
        <w:rPr>
          <w:noProof/>
          <w:lang w:val="en-US"/>
        </w:rPr>
        <w:lastRenderedPageBreak/>
        <w:drawing>
          <wp:inline distT="0" distB="0" distL="0" distR="0" wp14:anchorId="409EC9ED" wp14:editId="26B551DB">
            <wp:extent cx="4703040" cy="7749540"/>
            <wp:effectExtent l="0" t="0" r="0" b="0"/>
            <wp:docPr id="11383644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4441" name="Picture 1" descr="A screenshot of a graph&#10;&#10;AI-generated content may be incorrect."/>
                    <pic:cNvPicPr/>
                  </pic:nvPicPr>
                  <pic:blipFill rotWithShape="1">
                    <a:blip r:embed="rId22"/>
                    <a:srcRect l="6603"/>
                    <a:stretch/>
                  </pic:blipFill>
                  <pic:spPr bwMode="auto">
                    <a:xfrm>
                      <a:off x="0" y="0"/>
                      <a:ext cx="4703040" cy="7749540"/>
                    </a:xfrm>
                    <a:prstGeom prst="rect">
                      <a:avLst/>
                    </a:prstGeom>
                    <a:ln>
                      <a:noFill/>
                    </a:ln>
                    <a:extLst>
                      <a:ext uri="{53640926-AAD7-44D8-BBD7-CCE9431645EC}">
                        <a14:shadowObscured xmlns:a14="http://schemas.microsoft.com/office/drawing/2010/main"/>
                      </a:ext>
                    </a:extLst>
                  </pic:spPr>
                </pic:pic>
              </a:graphicData>
            </a:graphic>
          </wp:inline>
        </w:drawing>
      </w:r>
    </w:p>
    <w:p w14:paraId="01DEF21D" w14:textId="6160A563" w:rsidR="00E647CC" w:rsidRPr="00370243" w:rsidRDefault="00E647CC" w:rsidP="00291497">
      <w:pPr>
        <w:pStyle w:val="Caption"/>
        <w:ind w:left="0"/>
        <w:rPr>
          <w:i w:val="0"/>
          <w:iCs/>
          <w:lang w:val="en-US"/>
        </w:rPr>
      </w:pPr>
      <w:r w:rsidRPr="00370243">
        <w:rPr>
          <w:i w:val="0"/>
          <w:iCs/>
          <w:lang w:val="en-US"/>
        </w:rPr>
        <w:t xml:space="preserve">Figure </w:t>
      </w:r>
      <w:r w:rsidRPr="00370243">
        <w:rPr>
          <w:i w:val="0"/>
          <w:iCs/>
          <w:lang w:val="en-US"/>
        </w:rPr>
        <w:fldChar w:fldCharType="begin"/>
      </w:r>
      <w:r w:rsidRPr="00370243">
        <w:rPr>
          <w:i w:val="0"/>
          <w:iCs/>
          <w:lang w:val="en-US"/>
        </w:rPr>
        <w:instrText xml:space="preserve"> SEQ Figure \* ARABIC </w:instrText>
      </w:r>
      <w:r w:rsidRPr="00370243">
        <w:rPr>
          <w:i w:val="0"/>
          <w:iCs/>
          <w:lang w:val="en-US"/>
        </w:rPr>
        <w:fldChar w:fldCharType="separate"/>
      </w:r>
      <w:r w:rsidR="00F91899">
        <w:rPr>
          <w:i w:val="0"/>
          <w:iCs/>
          <w:noProof/>
          <w:lang w:val="en-US"/>
        </w:rPr>
        <w:t>3</w:t>
      </w:r>
      <w:r w:rsidRPr="00370243">
        <w:rPr>
          <w:i w:val="0"/>
          <w:iCs/>
          <w:lang w:val="en-US"/>
        </w:rPr>
        <w:fldChar w:fldCharType="end"/>
      </w:r>
      <w:r w:rsidRPr="00370243">
        <w:rPr>
          <w:i w:val="0"/>
          <w:iCs/>
          <w:lang w:val="en-US"/>
        </w:rPr>
        <w:t xml:space="preserve">: Proportions of land cover use by strata in the summer seasons, averaged over all years. For each </w:t>
      </w:r>
      <w:proofErr w:type="gramStart"/>
      <w:r w:rsidRPr="00370243">
        <w:rPr>
          <w:i w:val="0"/>
          <w:iCs/>
          <w:lang w:val="en-US"/>
        </w:rPr>
        <w:t>strata</w:t>
      </w:r>
      <w:proofErr w:type="gramEnd"/>
      <w:r w:rsidRPr="00370243">
        <w:rPr>
          <w:i w:val="0"/>
          <w:iCs/>
          <w:lang w:val="en-US"/>
        </w:rPr>
        <w:t xml:space="preserve">, three or four </w:t>
      </w:r>
      <w:r w:rsidR="008741DF" w:rsidRPr="00370243">
        <w:rPr>
          <w:i w:val="0"/>
          <w:iCs/>
          <w:lang w:val="en-US"/>
        </w:rPr>
        <w:t>land covers</w:t>
      </w:r>
      <w:r w:rsidRPr="00370243">
        <w:rPr>
          <w:i w:val="0"/>
          <w:iCs/>
          <w:lang w:val="en-US"/>
        </w:rPr>
        <w:t xml:space="preserve"> tend to dominate.</w:t>
      </w:r>
    </w:p>
    <w:p w14:paraId="60FAF88F" w14:textId="3EA6A3DC" w:rsidR="00E647CC" w:rsidRPr="00370243" w:rsidRDefault="00E647CC" w:rsidP="00E647CC">
      <w:pPr>
        <w:rPr>
          <w:lang w:val="en-US"/>
        </w:rPr>
      </w:pPr>
      <w:r w:rsidRPr="00370243">
        <w:rPr>
          <w:lang w:val="en-US"/>
        </w:rPr>
        <w:lastRenderedPageBreak/>
        <w:t xml:space="preserve">In addition to land cover, proximity to water sources was included as a covariate to investigate whether moose preferentially moved closer to water during heatwave conditions. A continuous raster layer of distances to the nearest water source was generated by applying the Proximity (Raster Distance) tool in QGIS to the water bodies layer derived from the land </w:t>
      </w:r>
      <w:r w:rsidR="00F9515D" w:rsidRPr="00370243">
        <w:rPr>
          <w:lang w:val="en-US"/>
        </w:rPr>
        <w:t>cover</w:t>
      </w:r>
      <w:r w:rsidRPr="00370243">
        <w:rPr>
          <w:lang w:val="en-US"/>
        </w:rPr>
        <w:t xml:space="preserve"> map</w:t>
      </w:r>
      <w:r w:rsidR="00F9515D" w:rsidRPr="00370243">
        <w:rPr>
          <w:lang w:val="en-US"/>
        </w:rPr>
        <w:t xml:space="preserve"> </w:t>
      </w:r>
      <w:r w:rsidR="00F9515D" w:rsidRPr="00370243">
        <w:rPr>
          <w:lang w:val="en-US"/>
        </w:rPr>
        <w:fldChar w:fldCharType="begin"/>
      </w:r>
      <w:r w:rsidR="00F9515D" w:rsidRPr="00370243">
        <w:rPr>
          <w:lang w:val="en-US"/>
        </w:rPr>
        <w:instrText xml:space="preserve"> ADDIN ZOTERO_ITEM CSL_CITATION {"citationID":"azu0c90y","properties":{"formattedCitation":"(QGIS Development Team, 2025)","plainCitation":"(QGIS Development Team, 2025)","noteIndex":0},"citationItems":[{"id":2037,"uris":["http://zotero.org/users/7559248/items/LRHTHLAN"],"itemData":{"id":2037,"type":"book","publisher":"QGIS Association","title":"QGIS Geographic Information System","URL":"https://www.qgis.org","author":[{"literal":"QGIS Development Team"}],"issued":{"date-parts":[["2025"]]}}}],"schema":"https://github.com/citation-style-language/schema/raw/master/csl-citation.json"} </w:instrText>
      </w:r>
      <w:r w:rsidR="00F9515D" w:rsidRPr="00370243">
        <w:rPr>
          <w:lang w:val="en-US"/>
        </w:rPr>
        <w:fldChar w:fldCharType="separate"/>
      </w:r>
      <w:r w:rsidR="00F9515D" w:rsidRPr="00370243">
        <w:rPr>
          <w:noProof/>
          <w:lang w:val="en-US"/>
        </w:rPr>
        <w:t>(QGIS Development Team, 2025)</w:t>
      </w:r>
      <w:r w:rsidR="00F9515D" w:rsidRPr="00370243">
        <w:rPr>
          <w:lang w:val="en-US"/>
        </w:rPr>
        <w:fldChar w:fldCharType="end"/>
      </w:r>
      <w:r w:rsidRPr="00370243">
        <w:rPr>
          <w:lang w:val="en-US"/>
        </w:rPr>
        <w:t>. Elevation was also included as an environmental covariate. Elevation data were obtained from Lantmäteriet (the Swedish mapping authority) at a spatial resolution of 50 m × 50 m</w:t>
      </w:r>
      <w:r w:rsidR="007D68B1" w:rsidRPr="00370243">
        <w:rPr>
          <w:lang w:val="en-US"/>
        </w:rPr>
        <w:t xml:space="preserve"> </w:t>
      </w:r>
      <w:r w:rsidR="007D68B1" w:rsidRPr="00370243">
        <w:rPr>
          <w:lang w:val="en-US"/>
        </w:rPr>
        <w:fldChar w:fldCharType="begin"/>
      </w:r>
      <w:r w:rsidR="007D68B1" w:rsidRPr="00370243">
        <w:rPr>
          <w:lang w:val="en-US"/>
        </w:rPr>
        <w:instrText xml:space="preserve"> ADDIN ZOTERO_ITEM CSL_CITATION {"citationID":"iEii0SY0","properties":{"formattedCitation":"(Lantmateriet, 2009)","plainCitation":"(Lantmateriet, 2009)","noteIndex":0},"citationItems":[{"id":2032,"uris":["http://zotero.org/users/7559248/items/6FAXI6G6"],"itemData":{"id":2032,"type":"dataset","title":"Swedish Digital Elevation Model","URL":"www.lantmateriet.se","author":[{"family":"Lantmateriet","given":""}],"issued":{"date-parts":[["2009"]]}}}],"schema":"https://github.com/citation-style-language/schema/raw/master/csl-citation.json"} </w:instrText>
      </w:r>
      <w:r w:rsidR="007D68B1" w:rsidRPr="00370243">
        <w:rPr>
          <w:lang w:val="en-US"/>
        </w:rPr>
        <w:fldChar w:fldCharType="separate"/>
      </w:r>
      <w:r w:rsidR="007D68B1" w:rsidRPr="00370243">
        <w:rPr>
          <w:noProof/>
          <w:lang w:val="en-US"/>
        </w:rPr>
        <w:t>(Lantmateriet, 2009)</w:t>
      </w:r>
      <w:r w:rsidR="007D68B1" w:rsidRPr="00370243">
        <w:rPr>
          <w:lang w:val="en-US"/>
        </w:rPr>
        <w:fldChar w:fldCharType="end"/>
      </w:r>
      <w:r w:rsidRPr="00370243">
        <w:rPr>
          <w:lang w:val="en-US"/>
        </w:rPr>
        <w:t xml:space="preserve">. From these data, a terrain ruggedness index (TRI) was calculated following the method described by </w:t>
      </w:r>
      <w:r w:rsidR="00486C15" w:rsidRPr="00370243">
        <w:rPr>
          <w:lang w:val="en-US"/>
        </w:rPr>
        <w:fldChar w:fldCharType="begin"/>
      </w:r>
      <w:r w:rsidR="00594BF1" w:rsidRPr="00370243">
        <w:rPr>
          <w:lang w:val="en-US"/>
        </w:rPr>
        <w:instrText xml:space="preserve"> ADDIN ZOTERO_ITEM CSL_CITATION {"citationID":"RGpbJuRd","properties":{"formattedCitation":"(Riley et al., 1999)","plainCitation":"(Riley et al., 1999)","dontUpdate":true,"noteIndex":0},"citationItems":[{"id":2036,"uris":["http://zotero.org/users/7559248/items/JWWPAZ36"],"itemData":{"id":2036,"type":"article-journal","container-title":"intermountain Journal of sciences","issue":"1-4","page":"23–27","title":"Index that quantifies topographic heterogeneity","volume":"5","author":[{"family":"Riley","given":"Shawn J"},{"family":"DeGloria","given":"Stephen D"},{"family":"Elliot","given":"Robert"}],"issued":{"date-parts":[["1999"]]}}}],"schema":"https://github.com/citation-style-language/schema/raw/master/csl-citation.json"} </w:instrText>
      </w:r>
      <w:r w:rsidR="00486C15" w:rsidRPr="00370243">
        <w:rPr>
          <w:lang w:val="en-US"/>
        </w:rPr>
        <w:fldChar w:fldCharType="separate"/>
      </w:r>
      <w:r w:rsidR="00486C15" w:rsidRPr="00370243">
        <w:rPr>
          <w:noProof/>
          <w:lang w:val="en-US"/>
        </w:rPr>
        <w:t>Riley et al. (1999)</w:t>
      </w:r>
      <w:r w:rsidR="00486C15" w:rsidRPr="00370243">
        <w:rPr>
          <w:lang w:val="en-US"/>
        </w:rPr>
        <w:fldChar w:fldCharType="end"/>
      </w:r>
      <w:r w:rsidR="00486C15" w:rsidRPr="00370243">
        <w:rPr>
          <w:lang w:val="en-US"/>
        </w:rPr>
        <w:t xml:space="preserve"> </w:t>
      </w:r>
      <w:r w:rsidRPr="00370243">
        <w:rPr>
          <w:lang w:val="en-US"/>
        </w:rPr>
        <w:t xml:space="preserve">to quantify topographic heterogeneity, which </w:t>
      </w:r>
      <w:r w:rsidR="00C21AC2" w:rsidRPr="00370243">
        <w:rPr>
          <w:lang w:val="en-US"/>
        </w:rPr>
        <w:t xml:space="preserve">has previously been shown to induce </w:t>
      </w:r>
      <w:r w:rsidRPr="00370243">
        <w:rPr>
          <w:lang w:val="en-US"/>
        </w:rPr>
        <w:t xml:space="preserve">movement costs and </w:t>
      </w:r>
      <w:r w:rsidR="00C21AC2" w:rsidRPr="00370243">
        <w:rPr>
          <w:lang w:val="en-US"/>
        </w:rPr>
        <w:t xml:space="preserve">influence </w:t>
      </w:r>
      <w:r w:rsidRPr="00370243">
        <w:rPr>
          <w:lang w:val="en-US"/>
        </w:rPr>
        <w:t>habitat selectio</w:t>
      </w:r>
      <w:r w:rsidR="00C21AC2" w:rsidRPr="00370243">
        <w:rPr>
          <w:lang w:val="en-US"/>
        </w:rPr>
        <w:t xml:space="preserve">n </w:t>
      </w:r>
      <w:r w:rsidR="00C21AC2" w:rsidRPr="00370243">
        <w:rPr>
          <w:lang w:val="en-US"/>
        </w:rPr>
        <w:fldChar w:fldCharType="begin"/>
      </w:r>
      <w:r w:rsidR="00C21AC2" w:rsidRPr="00370243">
        <w:rPr>
          <w:lang w:val="en-US"/>
        </w:rPr>
        <w:instrText xml:space="preserve"> ADDIN ZOTERO_ITEM CSL_CITATION {"citationID":"nGz0Mohd","properties":{"formattedCitation":"(St\\uc0\\u248{}en et al., 2010)","plainCitation":"(Støen et al., 2010)","noteIndex":0},"citationItems":[{"id":2073,"uris":["http://zotero.org/users/7559248/items/YB72FWQK"],"itemData":{"id":2073,"type":"article-journal","container-title":"Wildlife Biology","DOI":"10.2981/09-041","page":"292-300","title":"Behavioural response of moose Alces alces and brown bears Ursus arctos to direct helicopter approach by researchers","volume":"16","author":[{"family":"Støen","given":"Ole-Gunnar"},{"family":"Neumann","given":"Wiebke"},{"family":"Ericsson","given":"Göran"},{"family":"Swenson","given":"Jon"},{"family":"Dettki","given":"Holger"},{"family":"Kindberg","given":"Jonas"},{"family":"Nellemann","given":"Christian"}],"issued":{"date-parts":[["2010",10]]}}}],"schema":"https://github.com/citation-style-language/schema/raw/master/csl-citation.json"} </w:instrText>
      </w:r>
      <w:r w:rsidR="00C21AC2" w:rsidRPr="00370243">
        <w:rPr>
          <w:lang w:val="en-US"/>
        </w:rPr>
        <w:fldChar w:fldCharType="separate"/>
      </w:r>
      <w:r w:rsidR="00C21AC2" w:rsidRPr="00370243">
        <w:rPr>
          <w:rFonts w:ascii="Calibri" w:cs="Calibri"/>
          <w:snapToGrid/>
          <w:szCs w:val="24"/>
          <w:lang w:val="en-US" w:eastAsia="en-GB"/>
        </w:rPr>
        <w:t>(Støen et al., 2010)</w:t>
      </w:r>
      <w:r w:rsidR="00C21AC2" w:rsidRPr="00370243">
        <w:rPr>
          <w:lang w:val="en-US"/>
        </w:rPr>
        <w:fldChar w:fldCharType="end"/>
      </w:r>
      <w:r w:rsidRPr="00370243">
        <w:rPr>
          <w:lang w:val="en-US"/>
        </w:rPr>
        <w:t>.</w:t>
      </w:r>
    </w:p>
    <w:p w14:paraId="03171385" w14:textId="77777777" w:rsidR="00E647CC" w:rsidRPr="00370243" w:rsidRDefault="00E647CC" w:rsidP="00E647CC">
      <w:pPr>
        <w:rPr>
          <w:lang w:val="en-US"/>
        </w:rPr>
      </w:pPr>
    </w:p>
    <w:tbl>
      <w:tblPr>
        <w:tblStyle w:val="TableGrid"/>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824"/>
        <w:gridCol w:w="1639"/>
        <w:gridCol w:w="3261"/>
      </w:tblGrid>
      <w:tr w:rsidR="00E647CC" w:rsidRPr="00370243" w14:paraId="461978D3" w14:textId="77777777" w:rsidTr="00650E8D">
        <w:tc>
          <w:tcPr>
            <w:tcW w:w="1748" w:type="dxa"/>
          </w:tcPr>
          <w:p w14:paraId="275480DA" w14:textId="77777777" w:rsidR="00E647CC" w:rsidRPr="00370243" w:rsidRDefault="00E647CC" w:rsidP="00650E8D">
            <w:pPr>
              <w:jc w:val="center"/>
              <w:rPr>
                <w:b/>
                <w:bCs/>
                <w:lang w:val="en-US"/>
              </w:rPr>
            </w:pPr>
            <w:r w:rsidRPr="00370243">
              <w:rPr>
                <w:b/>
                <w:bCs/>
                <w:lang w:val="en-US"/>
              </w:rPr>
              <w:t>Name</w:t>
            </w:r>
          </w:p>
        </w:tc>
        <w:tc>
          <w:tcPr>
            <w:tcW w:w="1824" w:type="dxa"/>
            <w:shd w:val="clear" w:color="auto" w:fill="F2F2F2" w:themeFill="background1" w:themeFillShade="F2"/>
          </w:tcPr>
          <w:p w14:paraId="6FDFF320" w14:textId="77777777" w:rsidR="00E647CC" w:rsidRPr="00370243" w:rsidRDefault="00E647CC" w:rsidP="00650E8D">
            <w:pPr>
              <w:jc w:val="center"/>
              <w:rPr>
                <w:b/>
                <w:bCs/>
                <w:lang w:val="en-US"/>
              </w:rPr>
            </w:pPr>
            <w:r w:rsidRPr="00370243">
              <w:rPr>
                <w:b/>
                <w:bCs/>
                <w:lang w:val="en-US"/>
              </w:rPr>
              <w:t>Spatial Resolution</w:t>
            </w:r>
          </w:p>
        </w:tc>
        <w:tc>
          <w:tcPr>
            <w:tcW w:w="1639" w:type="dxa"/>
          </w:tcPr>
          <w:p w14:paraId="7D7F11DA" w14:textId="77777777" w:rsidR="00E647CC" w:rsidRPr="00370243" w:rsidRDefault="00E647CC" w:rsidP="00650E8D">
            <w:pPr>
              <w:jc w:val="center"/>
              <w:rPr>
                <w:b/>
                <w:bCs/>
                <w:lang w:val="en-US"/>
              </w:rPr>
            </w:pPr>
            <w:r w:rsidRPr="00370243">
              <w:rPr>
                <w:b/>
                <w:bCs/>
                <w:lang w:val="en-US"/>
              </w:rPr>
              <w:t>Year Origin</w:t>
            </w:r>
          </w:p>
        </w:tc>
        <w:tc>
          <w:tcPr>
            <w:tcW w:w="3261" w:type="dxa"/>
            <w:shd w:val="clear" w:color="auto" w:fill="F2F2F2" w:themeFill="background1" w:themeFillShade="F2"/>
          </w:tcPr>
          <w:p w14:paraId="0EDCC25F" w14:textId="77777777" w:rsidR="00E647CC" w:rsidRPr="00370243" w:rsidRDefault="00E647CC" w:rsidP="00650E8D">
            <w:pPr>
              <w:jc w:val="center"/>
              <w:rPr>
                <w:b/>
                <w:bCs/>
                <w:lang w:val="en-US"/>
              </w:rPr>
            </w:pPr>
            <w:r w:rsidRPr="00370243">
              <w:rPr>
                <w:b/>
                <w:bCs/>
                <w:lang w:val="en-US"/>
              </w:rPr>
              <w:t>Source</w:t>
            </w:r>
          </w:p>
        </w:tc>
      </w:tr>
      <w:tr w:rsidR="00E647CC" w:rsidRPr="00370243" w14:paraId="08E9908A" w14:textId="77777777" w:rsidTr="00650E8D">
        <w:tc>
          <w:tcPr>
            <w:tcW w:w="1748" w:type="dxa"/>
          </w:tcPr>
          <w:p w14:paraId="5A3D06F9" w14:textId="0B26591D" w:rsidR="00E647CC" w:rsidRPr="00370243" w:rsidRDefault="00E647CC" w:rsidP="00650E8D">
            <w:pPr>
              <w:rPr>
                <w:lang w:val="en-US"/>
              </w:rPr>
            </w:pPr>
            <w:r w:rsidRPr="00370243">
              <w:rPr>
                <w:lang w:val="en-US"/>
              </w:rPr>
              <w:t xml:space="preserve">Land </w:t>
            </w:r>
            <w:r w:rsidR="00F9515D" w:rsidRPr="00370243">
              <w:rPr>
                <w:lang w:val="en-US"/>
              </w:rPr>
              <w:t>cover</w:t>
            </w:r>
            <w:r w:rsidR="007A1630" w:rsidRPr="00370243">
              <w:rPr>
                <w:lang w:val="en-US"/>
              </w:rPr>
              <w:t>, simplified into 7 classes</w:t>
            </w:r>
          </w:p>
        </w:tc>
        <w:tc>
          <w:tcPr>
            <w:tcW w:w="1824" w:type="dxa"/>
            <w:shd w:val="clear" w:color="auto" w:fill="F2F2F2" w:themeFill="background1" w:themeFillShade="F2"/>
          </w:tcPr>
          <w:p w14:paraId="724173DE" w14:textId="77777777" w:rsidR="00E647CC" w:rsidRPr="00370243" w:rsidRDefault="00E647CC" w:rsidP="00650E8D">
            <w:pPr>
              <w:rPr>
                <w:lang w:val="en-US"/>
              </w:rPr>
            </w:pPr>
            <w:r w:rsidRPr="00370243">
              <w:rPr>
                <w:lang w:val="en-US"/>
              </w:rPr>
              <w:t>25m x 25m &amp; 10m x 10m</w:t>
            </w:r>
          </w:p>
        </w:tc>
        <w:tc>
          <w:tcPr>
            <w:tcW w:w="1639" w:type="dxa"/>
          </w:tcPr>
          <w:p w14:paraId="5406FDB0" w14:textId="77777777" w:rsidR="00E647CC" w:rsidRPr="00370243" w:rsidRDefault="00E647CC" w:rsidP="00650E8D">
            <w:pPr>
              <w:rPr>
                <w:lang w:val="en-US"/>
              </w:rPr>
            </w:pPr>
            <w:r w:rsidRPr="00370243">
              <w:rPr>
                <w:lang w:val="en-US"/>
              </w:rPr>
              <w:t>2003 &amp; 2018 (continuously updated)</w:t>
            </w:r>
          </w:p>
        </w:tc>
        <w:tc>
          <w:tcPr>
            <w:tcW w:w="3261" w:type="dxa"/>
            <w:shd w:val="clear" w:color="auto" w:fill="F2F2F2" w:themeFill="background1" w:themeFillShade="F2"/>
          </w:tcPr>
          <w:p w14:paraId="2B3F3450" w14:textId="1EB1EC23" w:rsidR="00E647CC" w:rsidRPr="00370243" w:rsidRDefault="00E647CC" w:rsidP="00650E8D">
            <w:pPr>
              <w:rPr>
                <w:lang w:val="en-US"/>
              </w:rPr>
            </w:pPr>
            <w:r w:rsidRPr="00370243">
              <w:rPr>
                <w:lang w:val="en-US"/>
              </w:rPr>
              <w:t>The Swedish Environmental Protection Agency</w:t>
            </w:r>
            <w:r w:rsidR="007A1630" w:rsidRPr="00370243">
              <w:rPr>
                <w:lang w:val="en-US"/>
              </w:rPr>
              <w:t xml:space="preserve"> </w:t>
            </w:r>
            <w:r w:rsidR="00F9515D" w:rsidRPr="00370243">
              <w:rPr>
                <w:lang w:val="en-US"/>
              </w:rPr>
              <w:fldChar w:fldCharType="begin"/>
            </w:r>
            <w:r w:rsidR="00F9515D" w:rsidRPr="00370243">
              <w:rPr>
                <w:lang w:val="en-US"/>
              </w:rPr>
              <w:instrText xml:space="preserve"> ADDIN ZOTERO_ITEM CSL_CITATION {"citationID":"YUh93Cph","properties":{"formattedCitation":"(Naturv\\uc0\\u229{}rdsverket, 2003)","plainCitation":"(Naturvårdsverket, 2003)","noteIndex":0},"citationItems":[{"id":2031,"uris":["http://zotero.org/users/7559248/items/VZGZHFWB"],"itemData":{"id":2031,"type":"dataset","title":"Nationella marktäckedata","URL":"https://www.naturvardsverket.se/verktyg-och-tjanster/kartor-och-karttjanster/nationella-marktackedata/","author":[{"family":"Naturvårdsverket","given":""}],"issued":{"date-parts":[["2003"]]}}}],"schema":"https://github.com/citation-style-language/schema/raw/master/csl-citation.json"} </w:instrText>
            </w:r>
            <w:r w:rsidR="00F9515D" w:rsidRPr="00370243">
              <w:rPr>
                <w:lang w:val="en-US"/>
              </w:rPr>
              <w:fldChar w:fldCharType="separate"/>
            </w:r>
            <w:r w:rsidR="00F9515D" w:rsidRPr="00370243">
              <w:rPr>
                <w:rFonts w:ascii="Calibri" w:cs="Calibri"/>
                <w:snapToGrid/>
                <w:lang w:val="en-US" w:eastAsia="en-GB"/>
              </w:rPr>
              <w:t>(Naturvårdsverket, 2003)</w:t>
            </w:r>
            <w:r w:rsidR="00F9515D" w:rsidRPr="00370243">
              <w:rPr>
                <w:lang w:val="en-US"/>
              </w:rPr>
              <w:fldChar w:fldCharType="end"/>
            </w:r>
          </w:p>
          <w:p w14:paraId="32C69FB4" w14:textId="77777777" w:rsidR="00E647CC" w:rsidRPr="00370243" w:rsidRDefault="00E647CC" w:rsidP="00650E8D">
            <w:pPr>
              <w:rPr>
                <w:lang w:val="en-US"/>
              </w:rPr>
            </w:pPr>
          </w:p>
        </w:tc>
      </w:tr>
      <w:tr w:rsidR="00E647CC" w:rsidRPr="00370243" w14:paraId="5B309844" w14:textId="77777777" w:rsidTr="00650E8D">
        <w:tc>
          <w:tcPr>
            <w:tcW w:w="1748" w:type="dxa"/>
          </w:tcPr>
          <w:p w14:paraId="035AB0F0" w14:textId="77777777" w:rsidR="00E647CC" w:rsidRPr="00370243" w:rsidRDefault="00E647CC" w:rsidP="00650E8D">
            <w:pPr>
              <w:rPr>
                <w:lang w:val="en-US"/>
              </w:rPr>
            </w:pPr>
            <w:r w:rsidRPr="00370243">
              <w:rPr>
                <w:lang w:val="en-US"/>
              </w:rPr>
              <w:t>Elevation</w:t>
            </w:r>
          </w:p>
          <w:p w14:paraId="4942A082" w14:textId="77777777" w:rsidR="00E647CC" w:rsidRPr="00370243" w:rsidRDefault="00E647CC" w:rsidP="00650E8D">
            <w:pPr>
              <w:rPr>
                <w:lang w:val="en-US"/>
              </w:rPr>
            </w:pPr>
          </w:p>
        </w:tc>
        <w:tc>
          <w:tcPr>
            <w:tcW w:w="1824" w:type="dxa"/>
            <w:shd w:val="clear" w:color="auto" w:fill="F2F2F2" w:themeFill="background1" w:themeFillShade="F2"/>
          </w:tcPr>
          <w:p w14:paraId="1C147358" w14:textId="77777777" w:rsidR="00E647CC" w:rsidRPr="00370243" w:rsidRDefault="00E647CC" w:rsidP="00650E8D">
            <w:pPr>
              <w:rPr>
                <w:lang w:val="en-US"/>
              </w:rPr>
            </w:pPr>
            <w:r w:rsidRPr="00370243">
              <w:rPr>
                <w:lang w:val="en-US"/>
              </w:rPr>
              <w:t>50m x 50m</w:t>
            </w:r>
          </w:p>
        </w:tc>
        <w:tc>
          <w:tcPr>
            <w:tcW w:w="1639" w:type="dxa"/>
          </w:tcPr>
          <w:p w14:paraId="5799C1D2" w14:textId="77777777" w:rsidR="00E647CC" w:rsidRPr="00370243" w:rsidRDefault="00E647CC" w:rsidP="00650E8D">
            <w:pPr>
              <w:rPr>
                <w:lang w:val="en-US"/>
              </w:rPr>
            </w:pPr>
            <w:r w:rsidRPr="00370243">
              <w:rPr>
                <w:lang w:val="en-US"/>
              </w:rPr>
              <w:t>2015</w:t>
            </w:r>
          </w:p>
        </w:tc>
        <w:tc>
          <w:tcPr>
            <w:tcW w:w="3261" w:type="dxa"/>
            <w:shd w:val="clear" w:color="auto" w:fill="F2F2F2" w:themeFill="background1" w:themeFillShade="F2"/>
          </w:tcPr>
          <w:p w14:paraId="40AD80BD" w14:textId="6751C2D2" w:rsidR="00E647CC" w:rsidRPr="00370243" w:rsidRDefault="00E647CC" w:rsidP="00650E8D">
            <w:pPr>
              <w:rPr>
                <w:lang w:val="en-US"/>
              </w:rPr>
            </w:pPr>
            <w:r w:rsidRPr="00370243">
              <w:rPr>
                <w:lang w:val="en-US"/>
              </w:rPr>
              <w:t>Lantmäteriet</w:t>
            </w:r>
            <w:r w:rsidR="007A1630" w:rsidRPr="00370243">
              <w:rPr>
                <w:lang w:val="en-US"/>
              </w:rPr>
              <w:t xml:space="preserve"> </w:t>
            </w:r>
            <w:r w:rsidR="007A1630" w:rsidRPr="00370243">
              <w:rPr>
                <w:lang w:val="en-US"/>
              </w:rPr>
              <w:fldChar w:fldCharType="begin"/>
            </w:r>
            <w:r w:rsidR="007A1630" w:rsidRPr="00370243">
              <w:rPr>
                <w:lang w:val="en-US"/>
              </w:rPr>
              <w:instrText xml:space="preserve"> ADDIN ZOTERO_ITEM CSL_CITATION {"citationID":"3KwfM17J","properties":{"formattedCitation":"(Lantmateriet, 2009)","plainCitation":"(Lantmateriet, 2009)","noteIndex":0},"citationItems":[{"id":2032,"uris":["http://zotero.org/users/7559248/items/6FAXI6G6"],"itemData":{"id":2032,"type":"dataset","title":"Swedish Digital Elevation Model","URL":"www.lantmateriet.se","author":[{"family":"Lantmateriet","given":""}],"issued":{"date-parts":[["2009"]]}}}],"schema":"https://github.com/citation-style-language/schema/raw/master/csl-citation.json"} </w:instrText>
            </w:r>
            <w:r w:rsidR="007A1630" w:rsidRPr="00370243">
              <w:rPr>
                <w:lang w:val="en-US"/>
              </w:rPr>
              <w:fldChar w:fldCharType="separate"/>
            </w:r>
            <w:r w:rsidR="007A1630" w:rsidRPr="00370243">
              <w:rPr>
                <w:noProof/>
                <w:lang w:val="en-US"/>
              </w:rPr>
              <w:t>(Lantmateriet, 2009)</w:t>
            </w:r>
            <w:r w:rsidR="007A1630" w:rsidRPr="00370243">
              <w:rPr>
                <w:lang w:val="en-US"/>
              </w:rPr>
              <w:fldChar w:fldCharType="end"/>
            </w:r>
          </w:p>
        </w:tc>
      </w:tr>
      <w:tr w:rsidR="00E647CC" w:rsidRPr="00370243" w14:paraId="764529E8" w14:textId="77777777" w:rsidTr="00650E8D">
        <w:tc>
          <w:tcPr>
            <w:tcW w:w="1748" w:type="dxa"/>
          </w:tcPr>
          <w:p w14:paraId="57E8036D" w14:textId="17EFA9B1" w:rsidR="00E647CC" w:rsidRPr="00370243" w:rsidRDefault="00E647CC" w:rsidP="00650E8D">
            <w:pPr>
              <w:rPr>
                <w:lang w:val="en-US"/>
              </w:rPr>
            </w:pPr>
            <w:r w:rsidRPr="00370243">
              <w:rPr>
                <w:lang w:val="en-US"/>
              </w:rPr>
              <w:t>Terrain Ruggedness</w:t>
            </w:r>
            <w:r w:rsidR="00291497" w:rsidRPr="00370243">
              <w:rPr>
                <w:lang w:val="en-US"/>
              </w:rPr>
              <w:t xml:space="preserve"> </w:t>
            </w:r>
            <w:r w:rsidRPr="00370243">
              <w:rPr>
                <w:lang w:val="en-US"/>
              </w:rPr>
              <w:t xml:space="preserve">Index </w:t>
            </w:r>
            <w:r w:rsidR="00486C15" w:rsidRPr="00370243">
              <w:rPr>
                <w:lang w:val="en-US"/>
              </w:rPr>
              <w:fldChar w:fldCharType="begin"/>
            </w:r>
            <w:r w:rsidR="00486C15" w:rsidRPr="00370243">
              <w:rPr>
                <w:lang w:val="en-US"/>
              </w:rPr>
              <w:instrText xml:space="preserve"> ADDIN ZOTERO_ITEM CSL_CITATION {"citationID":"hw0TP1xQ","properties":{"formattedCitation":"(Riley et al., 1999)","plainCitation":"(Riley et al., 1999)","noteIndex":0},"citationItems":[{"id":2036,"uris":["http://zotero.org/users/7559248/items/JWWPAZ36"],"itemData":{"id":2036,"type":"article-journal","container-title":"intermountain Journal of sciences","issue":"1-4","page":"23–27","title":"Index that quantifies topographic heterogeneity","volume":"5","author":[{"family":"Riley","given":"Shawn J"},{"family":"DeGloria","given":"Stephen D"},{"family":"Elliot","given":"Robert"}],"issued":{"date-parts":[["1999"]]}}}],"schema":"https://github.com/citation-style-language/schema/raw/master/csl-citation.json"} </w:instrText>
            </w:r>
            <w:r w:rsidR="00486C15" w:rsidRPr="00370243">
              <w:rPr>
                <w:lang w:val="en-US"/>
              </w:rPr>
              <w:fldChar w:fldCharType="separate"/>
            </w:r>
            <w:r w:rsidR="00486C15" w:rsidRPr="00370243">
              <w:rPr>
                <w:noProof/>
                <w:lang w:val="en-US"/>
              </w:rPr>
              <w:t>(Riley et al., 1999)</w:t>
            </w:r>
            <w:r w:rsidR="00486C15" w:rsidRPr="00370243">
              <w:rPr>
                <w:lang w:val="en-US"/>
              </w:rPr>
              <w:fldChar w:fldCharType="end"/>
            </w:r>
            <w:r w:rsidRPr="00370243">
              <w:rPr>
                <w:lang w:val="en-US"/>
              </w:rPr>
              <w:t xml:space="preserve"> </w:t>
            </w:r>
          </w:p>
        </w:tc>
        <w:tc>
          <w:tcPr>
            <w:tcW w:w="1824" w:type="dxa"/>
            <w:shd w:val="clear" w:color="auto" w:fill="F2F2F2" w:themeFill="background1" w:themeFillShade="F2"/>
          </w:tcPr>
          <w:p w14:paraId="7AD85D70" w14:textId="77777777" w:rsidR="00E647CC" w:rsidRPr="00370243" w:rsidRDefault="00E647CC" w:rsidP="00650E8D">
            <w:pPr>
              <w:rPr>
                <w:lang w:val="en-US"/>
              </w:rPr>
            </w:pPr>
            <w:r w:rsidRPr="00370243">
              <w:rPr>
                <w:lang w:val="en-US"/>
              </w:rPr>
              <w:t>50m x 50m</w:t>
            </w:r>
          </w:p>
        </w:tc>
        <w:tc>
          <w:tcPr>
            <w:tcW w:w="1639" w:type="dxa"/>
          </w:tcPr>
          <w:p w14:paraId="598580A8" w14:textId="77777777" w:rsidR="00E647CC" w:rsidRPr="00370243" w:rsidRDefault="00E647CC" w:rsidP="00650E8D">
            <w:pPr>
              <w:rPr>
                <w:lang w:val="en-US"/>
              </w:rPr>
            </w:pPr>
            <w:r w:rsidRPr="00370243">
              <w:rPr>
                <w:lang w:val="en-US"/>
              </w:rPr>
              <w:t>2015</w:t>
            </w:r>
          </w:p>
        </w:tc>
        <w:tc>
          <w:tcPr>
            <w:tcW w:w="3261" w:type="dxa"/>
            <w:shd w:val="clear" w:color="auto" w:fill="F2F2F2" w:themeFill="background1" w:themeFillShade="F2"/>
          </w:tcPr>
          <w:p w14:paraId="71A58751" w14:textId="63BE8418" w:rsidR="00E647CC" w:rsidRPr="00370243" w:rsidRDefault="00E647CC" w:rsidP="00650E8D">
            <w:pPr>
              <w:rPr>
                <w:lang w:val="en-US"/>
              </w:rPr>
            </w:pPr>
            <w:r w:rsidRPr="00370243">
              <w:rPr>
                <w:lang w:val="en-US"/>
              </w:rPr>
              <w:t xml:space="preserve">Derived from DEM </w:t>
            </w:r>
            <w:r w:rsidR="007A1630" w:rsidRPr="00370243">
              <w:rPr>
                <w:lang w:val="en-US"/>
              </w:rPr>
              <w:fldChar w:fldCharType="begin"/>
            </w:r>
            <w:r w:rsidR="007A1630" w:rsidRPr="00370243">
              <w:rPr>
                <w:lang w:val="en-US"/>
              </w:rPr>
              <w:instrText xml:space="preserve"> ADDIN ZOTERO_ITEM CSL_CITATION {"citationID":"EsNXdpho","properties":{"formattedCitation":"(Lantmateriet, 2009)","plainCitation":"(Lantmateriet, 2009)","noteIndex":0},"citationItems":[{"id":2032,"uris":["http://zotero.org/users/7559248/items/6FAXI6G6"],"itemData":{"id":2032,"type":"dataset","title":"Swedish Digital Elevation Model","URL":"www.lantmateriet.se","author":[{"family":"Lantmateriet","given":""}],"issued":{"date-parts":[["2009"]]}}}],"schema":"https://github.com/citation-style-language/schema/raw/master/csl-citation.json"} </w:instrText>
            </w:r>
            <w:r w:rsidR="007A1630" w:rsidRPr="00370243">
              <w:rPr>
                <w:lang w:val="en-US"/>
              </w:rPr>
              <w:fldChar w:fldCharType="separate"/>
            </w:r>
            <w:r w:rsidR="007A1630" w:rsidRPr="00370243">
              <w:rPr>
                <w:noProof/>
                <w:lang w:val="en-US"/>
              </w:rPr>
              <w:t>(Lantmateriet, 2009)</w:t>
            </w:r>
            <w:r w:rsidR="007A1630" w:rsidRPr="00370243">
              <w:rPr>
                <w:lang w:val="en-US"/>
              </w:rPr>
              <w:fldChar w:fldCharType="end"/>
            </w:r>
          </w:p>
        </w:tc>
      </w:tr>
      <w:tr w:rsidR="00E647CC" w:rsidRPr="00370243" w14:paraId="30A1F39C" w14:textId="77777777" w:rsidTr="00650E8D">
        <w:tc>
          <w:tcPr>
            <w:tcW w:w="1748" w:type="dxa"/>
          </w:tcPr>
          <w:p w14:paraId="5665904E" w14:textId="77777777" w:rsidR="00E647CC" w:rsidRPr="00370243" w:rsidRDefault="00E647CC" w:rsidP="00650E8D">
            <w:pPr>
              <w:rPr>
                <w:lang w:val="en-US"/>
              </w:rPr>
            </w:pPr>
            <w:r w:rsidRPr="00370243">
              <w:rPr>
                <w:lang w:val="en-US"/>
              </w:rPr>
              <w:t>Distance to Water</w:t>
            </w:r>
          </w:p>
          <w:p w14:paraId="115DF740" w14:textId="77777777" w:rsidR="00E647CC" w:rsidRPr="00370243" w:rsidRDefault="00E647CC" w:rsidP="00650E8D">
            <w:pPr>
              <w:rPr>
                <w:lang w:val="en-US"/>
              </w:rPr>
            </w:pPr>
          </w:p>
        </w:tc>
        <w:tc>
          <w:tcPr>
            <w:tcW w:w="1824" w:type="dxa"/>
            <w:shd w:val="clear" w:color="auto" w:fill="F2F2F2" w:themeFill="background1" w:themeFillShade="F2"/>
          </w:tcPr>
          <w:p w14:paraId="5CE30FD7" w14:textId="77777777" w:rsidR="00E647CC" w:rsidRPr="00370243" w:rsidRDefault="00E647CC" w:rsidP="00650E8D">
            <w:pPr>
              <w:rPr>
                <w:lang w:val="en-US"/>
              </w:rPr>
            </w:pPr>
            <w:r w:rsidRPr="00370243">
              <w:rPr>
                <w:lang w:val="en-US"/>
              </w:rPr>
              <w:t>25m x 25 m</w:t>
            </w:r>
          </w:p>
        </w:tc>
        <w:tc>
          <w:tcPr>
            <w:tcW w:w="1639" w:type="dxa"/>
          </w:tcPr>
          <w:p w14:paraId="0DE390C9" w14:textId="77777777" w:rsidR="00E647CC" w:rsidRPr="00370243" w:rsidRDefault="00E647CC" w:rsidP="00650E8D">
            <w:pPr>
              <w:rPr>
                <w:lang w:val="en-US"/>
              </w:rPr>
            </w:pPr>
            <w:r w:rsidRPr="00370243">
              <w:rPr>
                <w:lang w:val="en-US"/>
              </w:rPr>
              <w:t>2003</w:t>
            </w:r>
          </w:p>
        </w:tc>
        <w:tc>
          <w:tcPr>
            <w:tcW w:w="3261" w:type="dxa"/>
            <w:shd w:val="clear" w:color="auto" w:fill="F2F2F2" w:themeFill="background1" w:themeFillShade="F2"/>
          </w:tcPr>
          <w:p w14:paraId="6E363526" w14:textId="1A6CF877" w:rsidR="00E647CC" w:rsidRPr="00370243" w:rsidRDefault="00E647CC" w:rsidP="00650E8D">
            <w:pPr>
              <w:rPr>
                <w:lang w:val="en-US"/>
              </w:rPr>
            </w:pPr>
            <w:r w:rsidRPr="00370243">
              <w:rPr>
                <w:lang w:val="en-US"/>
              </w:rPr>
              <w:t xml:space="preserve">Derived from land </w:t>
            </w:r>
            <w:r w:rsidR="00F9515D" w:rsidRPr="00370243">
              <w:rPr>
                <w:lang w:val="en-US"/>
              </w:rPr>
              <w:t>cover</w:t>
            </w:r>
            <w:r w:rsidRPr="00370243">
              <w:rPr>
                <w:lang w:val="en-US"/>
              </w:rPr>
              <w:t xml:space="preserve"> (using proximity raster distance in QGIS)</w:t>
            </w:r>
            <w:r w:rsidR="00F9515D" w:rsidRPr="00370243">
              <w:rPr>
                <w:lang w:val="en-US"/>
              </w:rPr>
              <w:t xml:space="preserve"> </w:t>
            </w:r>
            <w:r w:rsidR="00F9515D" w:rsidRPr="00370243">
              <w:rPr>
                <w:lang w:val="en-US"/>
              </w:rPr>
              <w:fldChar w:fldCharType="begin"/>
            </w:r>
            <w:r w:rsidR="00F9515D" w:rsidRPr="00370243">
              <w:rPr>
                <w:lang w:val="en-US"/>
              </w:rPr>
              <w:instrText xml:space="preserve"> ADDIN ZOTERO_ITEM CSL_CITATION {"citationID":"kSstM6BA","properties":{"formattedCitation":"(QGIS Development Team, 2025)","plainCitation":"(QGIS Development Team, 2025)","noteIndex":0},"citationItems":[{"id":2037,"uris":["http://zotero.org/users/7559248/items/LRHTHLAN"],"itemData":{"id":2037,"type":"book","publisher":"QGIS Association","title":"QGIS Geographic Information System","URL":"https://www.qgis.org","author":[{"literal":"QGIS Development Team"}],"issued":{"date-parts":[["2025"]]}}}],"schema":"https://github.com/citation-style-language/schema/raw/master/csl-citation.json"} </w:instrText>
            </w:r>
            <w:r w:rsidR="00F9515D" w:rsidRPr="00370243">
              <w:rPr>
                <w:lang w:val="en-US"/>
              </w:rPr>
              <w:fldChar w:fldCharType="separate"/>
            </w:r>
            <w:r w:rsidR="00F9515D" w:rsidRPr="00370243">
              <w:rPr>
                <w:noProof/>
                <w:lang w:val="en-US"/>
              </w:rPr>
              <w:t>(QGIS Development Team, 2025)</w:t>
            </w:r>
            <w:r w:rsidR="00F9515D" w:rsidRPr="00370243">
              <w:rPr>
                <w:lang w:val="en-US"/>
              </w:rPr>
              <w:fldChar w:fldCharType="end"/>
            </w:r>
            <w:r w:rsidR="00F9515D" w:rsidRPr="00370243">
              <w:rPr>
                <w:lang w:val="en-US"/>
              </w:rPr>
              <w:t>.</w:t>
            </w:r>
          </w:p>
        </w:tc>
      </w:tr>
    </w:tbl>
    <w:p w14:paraId="500B6470" w14:textId="0DF0141B" w:rsidR="00E647CC" w:rsidRPr="00370243" w:rsidRDefault="00E647CC" w:rsidP="00E647CC">
      <w:pPr>
        <w:pStyle w:val="Caption"/>
        <w:rPr>
          <w:i w:val="0"/>
          <w:iCs/>
          <w:lang w:val="en-US"/>
        </w:rPr>
      </w:pPr>
      <w:r w:rsidRPr="00370243">
        <w:rPr>
          <w:i w:val="0"/>
          <w:iCs/>
          <w:lang w:val="en-US"/>
        </w:rPr>
        <w:t>Table 1: Geographical covariates used within the step selection analysis</w:t>
      </w:r>
      <w:r w:rsidR="000F361F" w:rsidRPr="00370243">
        <w:rPr>
          <w:i w:val="0"/>
          <w:iCs/>
          <w:lang w:val="en-US"/>
        </w:rPr>
        <w:t>.</w:t>
      </w:r>
    </w:p>
    <w:p w14:paraId="60190270" w14:textId="77777777" w:rsidR="00E647CC" w:rsidRPr="00370243" w:rsidRDefault="00E647CC" w:rsidP="00E647CC">
      <w:pPr>
        <w:pStyle w:val="Textafterheading"/>
        <w:rPr>
          <w:lang w:val="en-US"/>
        </w:rPr>
      </w:pPr>
    </w:p>
    <w:p w14:paraId="3A7F7627" w14:textId="77777777" w:rsidR="00E647CC" w:rsidRPr="00370243" w:rsidRDefault="00E647CC" w:rsidP="00E647CC">
      <w:pPr>
        <w:pStyle w:val="Heading2"/>
      </w:pPr>
      <w:bookmarkStart w:id="30" w:name="_Toc198785606"/>
      <w:bookmarkStart w:id="31" w:name="_Toc198864187"/>
      <w:r w:rsidRPr="00370243">
        <w:lastRenderedPageBreak/>
        <w:t>Predicting Local Weather Through Space-Time Regression Kriging</w:t>
      </w:r>
      <w:bookmarkEnd w:id="30"/>
      <w:bookmarkEnd w:id="31"/>
    </w:p>
    <w:p w14:paraId="46E48C7C" w14:textId="77777777" w:rsidR="00E647CC" w:rsidRPr="00C85715" w:rsidRDefault="00E647CC" w:rsidP="00E647CC">
      <w:pPr>
        <w:pStyle w:val="Textafterheading"/>
        <w:rPr>
          <w:rFonts w:asciiTheme="minorHAnsi" w:hAnsiTheme="minorHAnsi" w:cstheme="minorHAnsi"/>
          <w:lang w:val="en-US"/>
        </w:rPr>
      </w:pPr>
      <w:r w:rsidRPr="00C85715">
        <w:rPr>
          <w:rFonts w:asciiTheme="minorHAnsi" w:hAnsiTheme="minorHAnsi" w:cstheme="minorHAnsi"/>
          <w:lang w:val="en-US"/>
        </w:rPr>
        <w:t>To assess the effects of temperature extremes at fine spatial scales, several options for obtaining temperature data were considered: collar-derived sensors, the nearest weather station, and spatial interpolation methods. Collar-derived temperature data were ultimately rejected, as these sensors can produce outliers due to influences such as solar radiation, body heat, and wind exposure, limiting their interpretability for fine-scale environmental analysis. Although the use of the nearest weather station was also evaluated, this method was deemed inadequate for alpine and mountainous areas, where temperature varies strongly with elevation and local topography. As a result, space-time regression kriging was selected as the most suitable interpolation method. This approach allows for the incorporation of key predictors such as elevation, latitude, and day of the year, improving the representation of local temperature patterns over both space and time.</w:t>
      </w:r>
    </w:p>
    <w:p w14:paraId="48EE547A" w14:textId="77777777" w:rsidR="00E647CC" w:rsidRPr="00370243" w:rsidRDefault="00E647CC" w:rsidP="00E647CC">
      <w:pPr>
        <w:pStyle w:val="Heading4"/>
        <w:rPr>
          <w:lang w:val="en-US"/>
        </w:rPr>
      </w:pPr>
      <w:r w:rsidRPr="00370243">
        <w:rPr>
          <w:lang w:val="en-US"/>
        </w:rPr>
        <w:t>Data Collection and Regression Modeling</w:t>
      </w:r>
    </w:p>
    <w:p w14:paraId="7A2BA794" w14:textId="6B8A9BAB" w:rsidR="00E647CC" w:rsidRPr="00C85715" w:rsidRDefault="00E647CC" w:rsidP="00E647CC">
      <w:pPr>
        <w:pStyle w:val="Textafterheading"/>
        <w:rPr>
          <w:rFonts w:asciiTheme="minorHAnsi" w:hAnsiTheme="minorHAnsi" w:cstheme="minorHAnsi"/>
          <w:lang w:val="en-US"/>
        </w:rPr>
      </w:pPr>
      <w:r w:rsidRPr="00C85715">
        <w:rPr>
          <w:rFonts w:asciiTheme="minorHAnsi" w:hAnsiTheme="minorHAnsi" w:cstheme="minorHAnsi"/>
          <w:lang w:val="en-US"/>
        </w:rPr>
        <w:t>Weather data were obtained from the Swedish Meteorological and Hydrological Institute (SMHI) via their publicly available API</w:t>
      </w:r>
      <w:r w:rsidR="000552DA" w:rsidRPr="00C85715">
        <w:rPr>
          <w:rFonts w:asciiTheme="minorHAnsi" w:hAnsiTheme="minorHAnsi" w:cstheme="minorHAnsi"/>
          <w:lang w:val="en-US"/>
        </w:rPr>
        <w:t xml:space="preserve"> </w:t>
      </w:r>
      <w:r w:rsidR="000552DA" w:rsidRPr="00C85715">
        <w:rPr>
          <w:rFonts w:asciiTheme="minorHAnsi" w:hAnsiTheme="minorHAnsi" w:cstheme="minorHAnsi"/>
          <w:lang w:val="en-US"/>
        </w:rPr>
        <w:fldChar w:fldCharType="begin"/>
      </w:r>
      <w:r w:rsidR="00594BF1" w:rsidRPr="00C85715">
        <w:rPr>
          <w:rFonts w:asciiTheme="minorHAnsi" w:hAnsiTheme="minorHAnsi" w:cstheme="minorHAnsi"/>
          <w:lang w:val="en-US"/>
        </w:rPr>
        <w:instrText xml:space="preserve"> ADDIN ZOTERO_ITEM CSL_CITATION {"citationID":"w6gqvS1j","properties":{"formattedCitation":"(Swedish Meteorological and Hydrological Institute (SMHI), 2022)","plainCitation":"(Swedish Meteorological and Hydrological Institute (SMHI), 2022)","dontUpdate":true,"noteIndex":0},"citationItems":[{"id":2074,"uris":["http://zotero.org/users/7559248/items/8GK8T2WG"],"itemData":{"id":2074,"type":"document","title":"SMHI Open Data API documentation: Meteorological observations","URL":"https://opendata.smhi.se/apidocs/metobs/","author":[{"literal":"Swedish Meteorological and Hydrological Institute (SMHI)"}],"issued":{"date-parts":[["2022"]]}}}],"schema":"https://github.com/citation-style-language/schema/raw/master/csl-citation.json"} </w:instrText>
      </w:r>
      <w:r w:rsidR="000552DA" w:rsidRPr="00C85715">
        <w:rPr>
          <w:rFonts w:asciiTheme="minorHAnsi" w:hAnsiTheme="minorHAnsi" w:cstheme="minorHAnsi"/>
          <w:lang w:val="en-US"/>
        </w:rPr>
        <w:fldChar w:fldCharType="separate"/>
      </w:r>
      <w:r w:rsidR="000552DA" w:rsidRPr="00C85715">
        <w:rPr>
          <w:rFonts w:asciiTheme="minorHAnsi" w:hAnsiTheme="minorHAnsi" w:cstheme="minorHAnsi"/>
          <w:noProof/>
          <w:lang w:val="en-US"/>
        </w:rPr>
        <w:t>(SMHI, 2022)</w:t>
      </w:r>
      <w:r w:rsidR="000552DA" w:rsidRPr="00C85715">
        <w:rPr>
          <w:rFonts w:asciiTheme="minorHAnsi" w:hAnsiTheme="minorHAnsi" w:cstheme="minorHAnsi"/>
          <w:lang w:val="en-US"/>
        </w:rPr>
        <w:fldChar w:fldCharType="end"/>
      </w:r>
      <w:r w:rsidRPr="00C85715">
        <w:rPr>
          <w:rFonts w:asciiTheme="minorHAnsi" w:hAnsiTheme="minorHAnsi" w:cstheme="minorHAnsi"/>
          <w:lang w:val="en-US"/>
        </w:rPr>
        <w:t xml:space="preserve">. A Python package was developed to request and store weather data automatically in a PostgreSQL database (Appendix </w:t>
      </w:r>
      <w:r w:rsidR="003406A3" w:rsidRPr="00C85715">
        <w:rPr>
          <w:rFonts w:asciiTheme="minorHAnsi" w:hAnsiTheme="minorHAnsi" w:cstheme="minorHAnsi"/>
          <w:lang w:val="en-US"/>
        </w:rPr>
        <w:t>1</w:t>
      </w:r>
      <w:r w:rsidRPr="00C85715">
        <w:rPr>
          <w:rFonts w:asciiTheme="minorHAnsi" w:hAnsiTheme="minorHAnsi" w:cstheme="minorHAnsi"/>
          <w:lang w:val="en-US"/>
        </w:rPr>
        <w:t>)</w:t>
      </w:r>
      <w:r w:rsidR="003406A3" w:rsidRPr="00C85715">
        <w:rPr>
          <w:rFonts w:asciiTheme="minorHAnsi" w:hAnsiTheme="minorHAnsi" w:cstheme="minorHAnsi"/>
          <w:lang w:val="en-US"/>
        </w:rPr>
        <w:t xml:space="preserve"> </w:t>
      </w:r>
      <w:r w:rsidR="000D3DD1" w:rsidRPr="00C85715">
        <w:rPr>
          <w:rFonts w:asciiTheme="minorHAnsi" w:hAnsiTheme="minorHAnsi" w:cstheme="minorHAnsi"/>
          <w:lang w:val="en-US"/>
        </w:rPr>
        <w:fldChar w:fldCharType="begin"/>
      </w:r>
      <w:r w:rsidR="00594BF1" w:rsidRPr="00C85715">
        <w:rPr>
          <w:rFonts w:asciiTheme="minorHAnsi" w:hAnsiTheme="minorHAnsi" w:cstheme="minorHAnsi"/>
          <w:lang w:val="en-US"/>
        </w:rPr>
        <w:instrText xml:space="preserve"> ADDIN ZOTERO_ITEM CSL_CITATION {"citationID":"3Jci21L2","properties":{"formattedCitation":"(PostgreSQL Global Development Group, 2024; Research, 2024)","plainCitation":"(PostgreSQL Global Development Group, 2024; Research, 2024)","dontUpdate":true,"noteIndex":0},"citationItems":[{"id":2082,"uris":["http://zotero.org/users/7559248/items/E8RLUS2N"],"itemData":{"id":2082,"type":"book","title":"PostgreSQL: The World's Most Advanced Open Source Relational Database","URL":"https://www.postgresql.org","author":[{"literal":"PostgreSQL Global Development Group"}],"issued":{"date-parts":[["2024"]]}}},{"id":2084,"uris":["http://zotero.org/users/7559248/items/YW82UT9R"],"itemData":{"id":2084,"type":"book","title":"PostGIS: Spatial and Geographic Objects for PostgreSQL","URL":"https://postgis.net","author":[{"family":"Research","given":"Refractions"}],"issued":{"date-parts":[["2024"]]}}}],"schema":"https://github.com/citation-style-language/schema/raw/master/csl-citation.json"} </w:instrText>
      </w:r>
      <w:r w:rsidR="000D3DD1" w:rsidRPr="00C85715">
        <w:rPr>
          <w:rFonts w:asciiTheme="minorHAnsi" w:hAnsiTheme="minorHAnsi" w:cstheme="minorHAnsi"/>
          <w:lang w:val="en-US"/>
        </w:rPr>
        <w:fldChar w:fldCharType="separate"/>
      </w:r>
      <w:r w:rsidR="000D3DD1" w:rsidRPr="00C85715">
        <w:rPr>
          <w:rFonts w:asciiTheme="minorHAnsi" w:hAnsiTheme="minorHAnsi" w:cstheme="minorHAnsi"/>
          <w:noProof/>
          <w:lang w:val="en-US"/>
        </w:rPr>
        <w:t>(PostgreSQL Global Development Group, 2024)</w:t>
      </w:r>
      <w:r w:rsidR="000D3DD1" w:rsidRPr="00C85715">
        <w:rPr>
          <w:rFonts w:asciiTheme="minorHAnsi" w:hAnsiTheme="minorHAnsi" w:cstheme="minorHAnsi"/>
          <w:lang w:val="en-US"/>
        </w:rPr>
        <w:fldChar w:fldCharType="end"/>
      </w:r>
      <w:r w:rsidR="003406A3" w:rsidRPr="00C85715">
        <w:rPr>
          <w:rFonts w:asciiTheme="minorHAnsi" w:hAnsiTheme="minorHAnsi" w:cstheme="minorHAnsi"/>
          <w:lang w:val="en-US"/>
        </w:rPr>
        <w:fldChar w:fldCharType="begin"/>
      </w:r>
      <w:r w:rsidR="001444A7" w:rsidRPr="00C85715">
        <w:rPr>
          <w:rFonts w:asciiTheme="minorHAnsi" w:hAnsiTheme="minorHAnsi" w:cstheme="minorHAnsi"/>
          <w:lang w:val="en-US"/>
        </w:rPr>
        <w:instrText xml:space="preserve"> ADDIN ZOTERO_ITEM CSL_CITATION {"citationID":"Yd6jeEAK","properties":{"formattedCitation":"(Team, 2024)","plainCitation":"(Team, 2024)","dontUpdate":true,"noteIndex":0},"citationItems":[{"id":"Ifnam30s/qUKXmk3x","uris":["http://zotero.org/users/7559248/items/Y3MKI3DJ"],"itemData":{"id":2078,"type":"book","title":"PostGIS: Spatial and Geographic Objects for PostgreSQL","URL":"https://postgis.net","author":[{"family":"Team","given":"The PostGIS Development"}],"issued":{"date-parts":[["2024"]]}}}],"schema":"https://github.com/citation-style-language/schema/raw/master/csl-citation.json"} </w:instrText>
      </w:r>
      <w:r w:rsidR="003406A3" w:rsidRPr="00C85715">
        <w:rPr>
          <w:rFonts w:asciiTheme="minorHAnsi" w:hAnsiTheme="minorHAnsi" w:cstheme="minorHAnsi"/>
          <w:lang w:val="en-US"/>
        </w:rPr>
        <w:fldChar w:fldCharType="separate"/>
      </w:r>
      <w:r w:rsidR="003406A3" w:rsidRPr="00C85715">
        <w:rPr>
          <w:rFonts w:asciiTheme="minorHAnsi" w:hAnsiTheme="minorHAnsi" w:cstheme="minorHAnsi"/>
          <w:lang w:val="en-US"/>
        </w:rPr>
        <w:fldChar w:fldCharType="end"/>
      </w:r>
      <w:r w:rsidRPr="00C85715">
        <w:rPr>
          <w:rFonts w:asciiTheme="minorHAnsi" w:hAnsiTheme="minorHAnsi" w:cstheme="minorHAnsi"/>
          <w:lang w:val="en-US"/>
        </w:rPr>
        <w:t xml:space="preserve">. Only weather stations with a "good" (G) quality rating, as indicated by the SMHI API, were included. Furthermore, to minimize spatial redundancy, stations located within 100 meters of another station were removed. Space-time regression kriging was implemented in R using the </w:t>
      </w:r>
      <w:proofErr w:type="spellStart"/>
      <w:r w:rsidRPr="00C85715">
        <w:rPr>
          <w:rFonts w:asciiTheme="minorHAnsi" w:hAnsiTheme="minorHAnsi" w:cstheme="minorHAnsi"/>
          <w:lang w:val="en-US"/>
        </w:rPr>
        <w:t>gstat</w:t>
      </w:r>
      <w:proofErr w:type="spellEnd"/>
      <w:r w:rsidRPr="00C85715">
        <w:rPr>
          <w:rFonts w:asciiTheme="minorHAnsi" w:hAnsiTheme="minorHAnsi" w:cstheme="minorHAnsi"/>
          <w:lang w:val="en-US"/>
        </w:rPr>
        <w:t xml:space="preserve"> and spacetime packages</w:t>
      </w:r>
      <w:r w:rsidR="00EE1748" w:rsidRPr="00C85715">
        <w:rPr>
          <w:rFonts w:asciiTheme="minorHAnsi" w:hAnsiTheme="minorHAnsi" w:cstheme="minorHAnsi"/>
          <w:lang w:val="en-US"/>
        </w:rPr>
        <w:t xml:space="preserve"> in R</w:t>
      </w:r>
      <w:r w:rsidR="006D5722" w:rsidRPr="00C85715">
        <w:rPr>
          <w:rFonts w:asciiTheme="minorHAnsi" w:hAnsiTheme="minorHAnsi" w:cstheme="minorHAnsi"/>
          <w:lang w:val="en-US"/>
        </w:rPr>
        <w:t xml:space="preserve"> </w:t>
      </w:r>
      <w:r w:rsidR="006D5722" w:rsidRPr="00C85715">
        <w:rPr>
          <w:rFonts w:asciiTheme="minorHAnsi" w:hAnsiTheme="minorHAnsi" w:cstheme="minorHAnsi"/>
          <w:lang w:val="en-US"/>
        </w:rPr>
        <w:fldChar w:fldCharType="begin"/>
      </w:r>
      <w:r w:rsidR="006D5722" w:rsidRPr="00C85715">
        <w:rPr>
          <w:rFonts w:asciiTheme="minorHAnsi" w:hAnsiTheme="minorHAnsi" w:cstheme="minorHAnsi"/>
          <w:lang w:val="en-US"/>
        </w:rPr>
        <w:instrText xml:space="preserve"> ADDIN ZOTERO_ITEM CSL_CITATION {"citationID":"DPGzgWmO","properties":{"formattedCitation":"(Gr\\uc0\\u228{}ler et al., 2016; Pebesma, 2012)","plainCitation":"(Gräler et al., 2016; Pebesma, 2012)","noteIndex":0},"citationItems":[{"id":2045,"uris":["http://zotero.org/users/7559248/items/LD9C2UNT"],"itemData":{"id":2045,"type":"article-journal","container-title":"The R Journal","source":"COinS","title":"Spatio-Temporal Interpolation using gstat","URL":"https://digitalcommons.unl.edu/r-journal/526","author":[{"family":"Gräler","given":"Benedikt"},{"family":"Pebesma","given":"Edzer"},{"family":"Heuvelink","given":"Gerard"}],"issued":{"date-parts":[["2016",8,1]]}}},{"id":2049,"uris":["http://zotero.org/users/7559248/items/8TF4ECCD"],"itemData":{"id":2049,"type":"article-journal","container-title":"Journal of Statistical Software","issue":"7","page":"1–30","title":"spacetime: Spatio-Temporal Data in R","volume":"51","author":[{"family":"Pebesma","given":"Edzer"}],"issued":{"date-parts":[["2012"]]}}}],"schema":"https://github.com/citation-style-language/schema/raw/master/csl-citation.json"} </w:instrText>
      </w:r>
      <w:r w:rsidR="006D5722" w:rsidRPr="00C85715">
        <w:rPr>
          <w:rFonts w:asciiTheme="minorHAnsi" w:hAnsiTheme="minorHAnsi" w:cstheme="minorHAnsi"/>
          <w:lang w:val="en-US"/>
        </w:rPr>
        <w:fldChar w:fldCharType="separate"/>
      </w:r>
      <w:r w:rsidR="006D5722" w:rsidRPr="00C85715">
        <w:rPr>
          <w:rFonts w:asciiTheme="minorHAnsi" w:hAnsiTheme="minorHAnsi" w:cstheme="minorHAnsi"/>
          <w:lang w:val="en-US" w:eastAsia="en-GB"/>
        </w:rPr>
        <w:t>(</w:t>
      </w:r>
      <w:proofErr w:type="spellStart"/>
      <w:r w:rsidR="006D5722" w:rsidRPr="00C85715">
        <w:rPr>
          <w:rFonts w:asciiTheme="minorHAnsi" w:hAnsiTheme="minorHAnsi" w:cstheme="minorHAnsi"/>
          <w:lang w:val="en-US" w:eastAsia="en-GB"/>
        </w:rPr>
        <w:t>Gräler</w:t>
      </w:r>
      <w:proofErr w:type="spellEnd"/>
      <w:r w:rsidR="006D5722" w:rsidRPr="00C85715">
        <w:rPr>
          <w:rFonts w:asciiTheme="minorHAnsi" w:hAnsiTheme="minorHAnsi" w:cstheme="minorHAnsi"/>
          <w:lang w:val="en-US" w:eastAsia="en-GB"/>
        </w:rPr>
        <w:t xml:space="preserve"> et al., 2016; </w:t>
      </w:r>
      <w:proofErr w:type="spellStart"/>
      <w:r w:rsidR="006D5722" w:rsidRPr="00C85715">
        <w:rPr>
          <w:rFonts w:asciiTheme="minorHAnsi" w:hAnsiTheme="minorHAnsi" w:cstheme="minorHAnsi"/>
          <w:lang w:val="en-US" w:eastAsia="en-GB"/>
        </w:rPr>
        <w:t>Pebesma</w:t>
      </w:r>
      <w:proofErr w:type="spellEnd"/>
      <w:r w:rsidR="006D5722" w:rsidRPr="00C85715">
        <w:rPr>
          <w:rFonts w:asciiTheme="minorHAnsi" w:hAnsiTheme="minorHAnsi" w:cstheme="minorHAnsi"/>
          <w:lang w:val="en-US" w:eastAsia="en-GB"/>
        </w:rPr>
        <w:t>, 2012)</w:t>
      </w:r>
      <w:r w:rsidR="006D5722" w:rsidRPr="00C85715">
        <w:rPr>
          <w:rFonts w:asciiTheme="minorHAnsi" w:hAnsiTheme="minorHAnsi" w:cstheme="minorHAnsi"/>
          <w:lang w:val="en-US"/>
        </w:rPr>
        <w:fldChar w:fldCharType="end"/>
      </w:r>
      <w:r w:rsidRPr="00C85715">
        <w:rPr>
          <w:rFonts w:asciiTheme="minorHAnsi" w:hAnsiTheme="minorHAnsi" w:cstheme="minorHAnsi"/>
          <w:lang w:val="en-US"/>
        </w:rPr>
        <w:t>, following the methodology described by Sekulić et al. (2020). The first step involved fitting a regression model to the weather station data collected across all summer seasons within the study period. Explanatory variables included the year of measurement, a second-degree orthogonal polynomial of elevation, and the Geometric Temperature Trend (GTT), a variable that predicts daily mean temperature based on latitude and day of the year</w:t>
      </w:r>
      <w:r w:rsidR="00C85715">
        <w:rPr>
          <w:rFonts w:asciiTheme="minorHAnsi" w:hAnsiTheme="minorHAnsi" w:cstheme="minorHAnsi"/>
          <w:lang w:val="en-US"/>
        </w:rPr>
        <w:t xml:space="preserve"> </w:t>
      </w:r>
      <w:r w:rsidR="00C85715">
        <w:rPr>
          <w:rFonts w:asciiTheme="minorHAnsi" w:hAnsiTheme="minorHAnsi" w:cstheme="minorHAnsi"/>
          <w:lang w:val="en-US"/>
        </w:rPr>
        <w:fldChar w:fldCharType="begin"/>
      </w:r>
      <w:r w:rsidR="00C85715">
        <w:rPr>
          <w:rFonts w:asciiTheme="minorHAnsi" w:hAnsiTheme="minorHAnsi" w:cstheme="minorHAnsi"/>
          <w:lang w:val="en-US"/>
        </w:rPr>
        <w:instrText xml:space="preserve"> ADDIN ZOTERO_ITEM CSL_CITATION {"citationID":"UHG2rGgZ","properties":{"formattedCitation":"(Sekuli\\uc0\\u263{} et al., 2020)","plainCitation":"(Sekulić et al., 2020)","noteIndex":0},"citationItems":[{"id":1793,"uris":["http://zotero.org/users/7559248/items/2ZE7M5F4"],"itemData":{"id":1793,"type":"article-journal","abstract":"High resolution gridded mean daily temperature datasets are valuable for research and applications in agronomy, meteorology, hydrology, ecology, and many other disciplines depending on weather or climate. The gridded datasets and the models used for their estimation are being constantly improved as there is always a need for more accurate datasets as well as for datasets with a higher spatial and temporal resolution. We developed a spatio-temporal regression kriging model for Croatia at 1 km spatial resolution by adapting the spatio-temporal regression kriging model developed for global land areas. A geometrical temperature trend, digital elevation model, and topographic wetness index were used as covariates together with measurements from the Croatian national meteorological network for the year 2008. This model performed better than the global model and previously developed models for Croatia, based on MODIS land surface temperature images. The R2 was 97.8% and RMSE was 1.2 °C for leave-one-out and 5-fold cross-validation. The proposed national model still has a high level of uncertainty at higher altitudes leaving it suitable for agricultural areas that are dominant in lower and medium altitudes.","container-title":"Theoretical and Applied Climatology","DOI":"10.1007/s00704-019-03077-3","ISSN":"1434-4483","issue":"1","journalAbbreviation":"Theor Appl Climatol","language":"en","page":"101-114","source":"Springer Link","title":"Spatio-temporal regression kriging model of mean daily temperature for Croatia","volume":"140","author":[{"family":"Sekulić","given":"Aleksandar"},{"family":"Kilibarda","given":"Milan"},{"family":"Protić","given":"Dragutin"},{"family":"Tadić","given":"Melita Perčec"},{"family":"Bajat","given":"Branislav"}],"issued":{"date-parts":[["2020",4,1]]}}}],"schema":"https://github.com/citation-style-language/schema/raw/master/csl-citation.json"} </w:instrText>
      </w:r>
      <w:r w:rsidR="00C85715">
        <w:rPr>
          <w:rFonts w:asciiTheme="minorHAnsi" w:hAnsiTheme="minorHAnsi" w:cstheme="minorHAnsi"/>
          <w:lang w:val="en-US"/>
        </w:rPr>
        <w:fldChar w:fldCharType="separate"/>
      </w:r>
      <w:r w:rsidR="00C85715" w:rsidRPr="00C85715">
        <w:rPr>
          <w:rFonts w:ascii="Calibri" w:hAnsiTheme="minorHAnsi" w:cs="Calibri"/>
          <w:lang w:eastAsia="en-GB"/>
        </w:rPr>
        <w:t>(Sekulić et al., 2020)</w:t>
      </w:r>
      <w:r w:rsidR="00C85715">
        <w:rPr>
          <w:rFonts w:asciiTheme="minorHAnsi" w:hAnsiTheme="minorHAnsi" w:cstheme="minorHAnsi"/>
          <w:lang w:val="en-US"/>
        </w:rPr>
        <w:fldChar w:fldCharType="end"/>
      </w:r>
      <w:r w:rsidR="00C85715">
        <w:rPr>
          <w:rFonts w:asciiTheme="minorHAnsi" w:hAnsiTheme="minorHAnsi" w:cstheme="minorHAnsi"/>
          <w:lang w:val="en-US"/>
        </w:rPr>
        <w:t xml:space="preserve">. </w:t>
      </w:r>
      <w:r w:rsidRPr="00C85715">
        <w:rPr>
          <w:rFonts w:asciiTheme="minorHAnsi" w:hAnsiTheme="minorHAnsi" w:cstheme="minorHAnsi"/>
          <w:lang w:val="en-US"/>
        </w:rPr>
        <w:t>This regression model captured the broad spatial and temporal trends in temperature before kriging was applied to model the local residual variation.</w:t>
      </w:r>
    </w:p>
    <w:p w14:paraId="77C8E21B" w14:textId="77777777" w:rsidR="00E647CC" w:rsidRPr="00370243" w:rsidRDefault="00E647CC" w:rsidP="00E647CC">
      <w:pPr>
        <w:pStyle w:val="Heading4"/>
        <w:rPr>
          <w:lang w:val="en-US"/>
        </w:rPr>
      </w:pPr>
      <w:commentRangeStart w:id="32"/>
      <w:r w:rsidRPr="00370243">
        <w:rPr>
          <w:lang w:val="en-US"/>
        </w:rPr>
        <w:t>Kriging Procedure</w:t>
      </w:r>
      <w:commentRangeEnd w:id="32"/>
      <w:r w:rsidRPr="00370243">
        <w:rPr>
          <w:rStyle w:val="CommentReference"/>
          <w:rFonts w:cstheme="minorBidi"/>
          <w:i w:val="0"/>
          <w:lang w:val="en-US"/>
        </w:rPr>
        <w:commentReference w:id="32"/>
      </w:r>
    </w:p>
    <w:p w14:paraId="7097240F" w14:textId="6C64F842" w:rsidR="00E647CC" w:rsidRPr="00370243" w:rsidRDefault="00E647CC" w:rsidP="00E647CC">
      <w:pPr>
        <w:rPr>
          <w:lang w:val="en-US"/>
        </w:rPr>
      </w:pPr>
      <w:r w:rsidRPr="00370243">
        <w:rPr>
          <w:lang w:val="en-US"/>
        </w:rPr>
        <w:t>Following regression, space-time kriging was performed on the residuals to capture localized deviations from the large-scale temperature trend. Data pre-processing, variogram fitting, and kriging were implemented using the</w:t>
      </w:r>
      <w:r w:rsidR="00DE622E" w:rsidRPr="00370243">
        <w:rPr>
          <w:lang w:val="en-US"/>
        </w:rPr>
        <w:t xml:space="preserve"> </w:t>
      </w:r>
      <w:proofErr w:type="spellStart"/>
      <w:r w:rsidR="00DE622E" w:rsidRPr="00370243">
        <w:rPr>
          <w:i/>
          <w:iCs/>
          <w:lang w:val="en-US"/>
        </w:rPr>
        <w:t>gstat</w:t>
      </w:r>
      <w:proofErr w:type="spellEnd"/>
      <w:r w:rsidR="00DE622E" w:rsidRPr="00370243">
        <w:rPr>
          <w:i/>
          <w:iCs/>
          <w:lang w:val="en-US"/>
        </w:rPr>
        <w:t xml:space="preserve"> </w:t>
      </w:r>
      <w:r w:rsidRPr="00370243">
        <w:rPr>
          <w:lang w:val="en-US"/>
        </w:rPr>
        <w:t xml:space="preserve">and </w:t>
      </w:r>
      <w:r w:rsidR="00DE622E" w:rsidRPr="00370243">
        <w:rPr>
          <w:rFonts w:ascii="Calibri" w:hAnsi="Calibri" w:cs="Calibri"/>
          <w:i/>
          <w:iCs/>
          <w:lang w:val="en-US"/>
        </w:rPr>
        <w:t xml:space="preserve">spacetime </w:t>
      </w:r>
      <w:r w:rsidRPr="00370243">
        <w:rPr>
          <w:lang w:val="en-US"/>
        </w:rPr>
        <w:t>packages</w:t>
      </w:r>
      <w:r w:rsidR="00DE622E" w:rsidRPr="00370243">
        <w:rPr>
          <w:lang w:val="en-US"/>
        </w:rPr>
        <w:t xml:space="preserve"> </w:t>
      </w:r>
      <w:r w:rsidR="00DE622E" w:rsidRPr="00370243">
        <w:rPr>
          <w:lang w:val="en-US"/>
        </w:rPr>
        <w:fldChar w:fldCharType="begin"/>
      </w:r>
      <w:r w:rsidR="00DE622E" w:rsidRPr="00370243">
        <w:rPr>
          <w:lang w:val="en-US"/>
        </w:rPr>
        <w:instrText xml:space="preserve"> ADDIN ZOTERO_ITEM CSL_CITATION {"citationID":"pZOAWY9X","properties":{"formattedCitation":"(Gr\\uc0\\u228{}ler et al., 2016; Pebesma, 2012)","plainCitation":"(Gräler et al., 2016; Pebesma, 2012)","noteIndex":0},"citationItems":[{"id":2045,"uris":["http://zotero.org/users/7559248/items/LD9C2UNT"],"itemData":{"id":2045,"type":"article-journal","container-title":"The R Journal","source":"COinS","title":"Spatio-Temporal Interpolation using gstat","URL":"https://digitalcommons.unl.edu/r-journal/526","author":[{"family":"Gräler","given":"Benedikt"},{"family":"Pebesma","given":"Edzer"},{"family":"Heuvelink","given":"Gerard"}],"issued":{"date-parts":[["2016",8,1]]}}},{"id":2049,"uris":["http://zotero.org/users/7559248/items/8TF4ECCD"],"itemData":{"id":2049,"type":"article-journal","container-title":"Journal of Statistical Software","issue":"7","page":"1–30","title":"spacetime: Spatio-Temporal Data in R","volume":"51","author":[{"family":"Pebesma","given":"Edzer"}],"issued":{"date-parts":[["2012"]]}}}],"schema":"https://github.com/citation-style-language/schema/raw/master/csl-citation.json"} </w:instrText>
      </w:r>
      <w:r w:rsidR="00DE622E" w:rsidRPr="00370243">
        <w:rPr>
          <w:lang w:val="en-US"/>
        </w:rPr>
        <w:fldChar w:fldCharType="separate"/>
      </w:r>
      <w:r w:rsidR="00DE622E" w:rsidRPr="00370243">
        <w:rPr>
          <w:rFonts w:ascii="Calibri" w:cs="Calibri"/>
          <w:snapToGrid/>
          <w:szCs w:val="24"/>
          <w:lang w:val="en-US" w:eastAsia="en-GB"/>
        </w:rPr>
        <w:t>(</w:t>
      </w:r>
      <w:proofErr w:type="spellStart"/>
      <w:r w:rsidR="00DE622E" w:rsidRPr="00370243">
        <w:rPr>
          <w:rFonts w:ascii="Calibri" w:cs="Calibri"/>
          <w:snapToGrid/>
          <w:szCs w:val="24"/>
          <w:lang w:val="en-US" w:eastAsia="en-GB"/>
        </w:rPr>
        <w:t>Gräler</w:t>
      </w:r>
      <w:proofErr w:type="spellEnd"/>
      <w:r w:rsidR="00DE622E" w:rsidRPr="00370243">
        <w:rPr>
          <w:rFonts w:ascii="Calibri" w:cs="Calibri"/>
          <w:snapToGrid/>
          <w:szCs w:val="24"/>
          <w:lang w:val="en-US" w:eastAsia="en-GB"/>
        </w:rPr>
        <w:t xml:space="preserve"> et al., 2016; </w:t>
      </w:r>
      <w:proofErr w:type="spellStart"/>
      <w:r w:rsidR="00DE622E" w:rsidRPr="00370243">
        <w:rPr>
          <w:rFonts w:ascii="Calibri" w:cs="Calibri"/>
          <w:snapToGrid/>
          <w:szCs w:val="24"/>
          <w:lang w:val="en-US" w:eastAsia="en-GB"/>
        </w:rPr>
        <w:t>Pebesma</w:t>
      </w:r>
      <w:proofErr w:type="spellEnd"/>
      <w:r w:rsidR="00DE622E" w:rsidRPr="00370243">
        <w:rPr>
          <w:rFonts w:ascii="Calibri" w:cs="Calibri"/>
          <w:snapToGrid/>
          <w:szCs w:val="24"/>
          <w:lang w:val="en-US" w:eastAsia="en-GB"/>
        </w:rPr>
        <w:t>, 2012)</w:t>
      </w:r>
      <w:r w:rsidR="00DE622E" w:rsidRPr="00370243">
        <w:rPr>
          <w:lang w:val="en-US"/>
        </w:rPr>
        <w:fldChar w:fldCharType="end"/>
      </w:r>
      <w:r w:rsidRPr="00370243">
        <w:rPr>
          <w:lang w:val="en-US"/>
        </w:rPr>
        <w:t xml:space="preserve">. </w:t>
      </w:r>
      <w:r w:rsidR="00DE622E" w:rsidRPr="00370243">
        <w:rPr>
          <w:lang w:val="en-US"/>
        </w:rPr>
        <w:t xml:space="preserve">The sum-metric space-time variogram model in </w:t>
      </w:r>
      <w:proofErr w:type="spellStart"/>
      <w:r w:rsidR="00DE622E" w:rsidRPr="00370243">
        <w:rPr>
          <w:i/>
          <w:iCs/>
          <w:lang w:val="en-US"/>
        </w:rPr>
        <w:t>gstat</w:t>
      </w:r>
      <w:proofErr w:type="spellEnd"/>
      <w:r w:rsidR="00DE622E" w:rsidRPr="00370243">
        <w:rPr>
          <w:lang w:val="en-US"/>
        </w:rPr>
        <w:t xml:space="preserve"> was used in order to model the spatial-temporal </w:t>
      </w:r>
      <w:r w:rsidR="00DE622E" w:rsidRPr="00370243">
        <w:rPr>
          <w:lang w:val="en-US"/>
        </w:rPr>
        <w:lastRenderedPageBreak/>
        <w:t xml:space="preserve">variability </w:t>
      </w:r>
      <w:r w:rsidR="00DE622E" w:rsidRPr="00370243">
        <w:rPr>
          <w:lang w:val="en-US"/>
        </w:rPr>
        <w:fldChar w:fldCharType="begin"/>
      </w:r>
      <w:r w:rsidR="00DE622E" w:rsidRPr="00370243">
        <w:rPr>
          <w:lang w:val="en-US"/>
        </w:rPr>
        <w:instrText xml:space="preserve"> ADDIN ZOTERO_ITEM CSL_CITATION {"citationID":"CYS2uXUd","properties":{"formattedCitation":"(Gr\\uc0\\u228{}ler et al., 2016)","plainCitation":"(Gräler et al., 2016)","noteIndex":0},"citationItems":[{"id":2045,"uris":["http://zotero.org/users/7559248/items/LD9C2UNT"],"itemData":{"id":2045,"type":"article-journal","container-title":"The R Journal","source":"COinS","title":"Spatio-Temporal Interpolation using gstat","URL":"https://digitalcommons.unl.edu/r-journal/526","author":[{"family":"Gräler","given":"Benedikt"},{"family":"Pebesma","given":"Edzer"},{"family":"Heuvelink","given":"Gerard"}],"issued":{"date-parts":[["2016",8,1]]}}}],"schema":"https://github.com/citation-style-language/schema/raw/master/csl-citation.json"} </w:instrText>
      </w:r>
      <w:r w:rsidR="00DE622E" w:rsidRPr="00370243">
        <w:rPr>
          <w:lang w:val="en-US"/>
        </w:rPr>
        <w:fldChar w:fldCharType="separate"/>
      </w:r>
      <w:r w:rsidR="00DE622E" w:rsidRPr="00370243">
        <w:rPr>
          <w:rFonts w:ascii="Calibri" w:cs="Calibri"/>
          <w:snapToGrid/>
          <w:szCs w:val="24"/>
          <w:lang w:val="en-US" w:eastAsia="en-GB"/>
        </w:rPr>
        <w:t>(</w:t>
      </w:r>
      <w:proofErr w:type="spellStart"/>
      <w:r w:rsidR="00DE622E" w:rsidRPr="00370243">
        <w:rPr>
          <w:rFonts w:ascii="Calibri" w:cs="Calibri"/>
          <w:snapToGrid/>
          <w:szCs w:val="24"/>
          <w:lang w:val="en-US" w:eastAsia="en-GB"/>
        </w:rPr>
        <w:t>Gräler</w:t>
      </w:r>
      <w:proofErr w:type="spellEnd"/>
      <w:r w:rsidR="00DE622E" w:rsidRPr="00370243">
        <w:rPr>
          <w:rFonts w:ascii="Calibri" w:cs="Calibri"/>
          <w:snapToGrid/>
          <w:szCs w:val="24"/>
          <w:lang w:val="en-US" w:eastAsia="en-GB"/>
        </w:rPr>
        <w:t xml:space="preserve"> et al., 2016)</w:t>
      </w:r>
      <w:r w:rsidR="00DE622E" w:rsidRPr="00370243">
        <w:rPr>
          <w:lang w:val="en-US"/>
        </w:rPr>
        <w:fldChar w:fldCharType="end"/>
      </w:r>
      <w:r w:rsidR="00DE622E" w:rsidRPr="00370243">
        <w:rPr>
          <w:lang w:val="en-US"/>
        </w:rPr>
        <w:t xml:space="preserve">. </w:t>
      </w:r>
      <w:r w:rsidRPr="00370243">
        <w:rPr>
          <w:lang w:val="en-US"/>
        </w:rPr>
        <w:t xml:space="preserve">Given the large volume of temperature observations, it was not computationally feasible to generate a single experimental semi-variogram for all available data. Space-time kriging is computationally intensive, with cubic time complexity, meaning that a tenfold increase in data points leads to a thousandfold increase in computation time </w:t>
      </w:r>
      <w:r w:rsidR="008314C3">
        <w:rPr>
          <w:lang w:val="en-US"/>
        </w:rPr>
        <w:fldChar w:fldCharType="begin"/>
      </w:r>
      <w:r w:rsidR="008314C3">
        <w:rPr>
          <w:lang w:val="en-US"/>
        </w:rPr>
        <w:instrText xml:space="preserve"> ADDIN ZOTERO_ITEM CSL_CITATION {"citationID":"quFB0HQZ","properties":{"formattedCitation":"(Yang et al., 2022)","plainCitation":"(Yang et al., 2022)","noteIndex":0},"citationItems":[{"id":2103,"uris":["http://zotero.org/users/7559248/items/3PGKI7MB"],"itemData":{"id":2103,"type":"article-journal","abstract":"Spatially correlated random field realizations are often required in geotechnical applications. Examples include (1) modeling soil inherent variability and (2) representing earthquake ground motion demands on a spatially distributed system. These random fields must often be densely sampled to accurately model the problem at hand, posing a challenge to algorithms commonly used to compute random field realizations. Spacing of sampling points is often small compared with the scale of fluctuation of the random field, presenting the possibility for computational efficiency by combining traditional realization techniques with interpolation techniques. This paper presents a Python package in which Cholesky decomposition of the covariance matrix is utilized to generate a random field realization for a subset of sampling points that is adequately densely spaced, while ordinary kriging is used to interpolate the random field at the remaining sampling points. The algorithm exhibits linear computational complexity whereas Cholesky decomposition exhibits cubic complexity. Nodes sampled for Cholesky decomposition must have at least 4 sampling points per effective wavelength of the random field to maintain the desired covariance between interpolated sampling points.","container-title":"Computers and Geotechnics","DOI":"10.1016/j.compgeo.2022.104783","ISSN":"0266-352X","journalAbbreviation":"Computers and Geotechnics","page":"104783","source":"ScienceDirect","title":"An algorithm for generating spatially correlated random fields using Cholesky decomposition and ordinary kriging","volume":"147","author":[{"family":"Yang","given":"Yang"},{"family":"Wang","given":"Pengfei"},{"family":"Brandenberg","given":"Scott J."}],"issued":{"date-parts":[["2022",7,1]]}}}],"schema":"https://github.com/citation-style-language/schema/raw/master/csl-citation.json"} </w:instrText>
      </w:r>
      <w:r w:rsidR="008314C3">
        <w:rPr>
          <w:lang w:val="en-US"/>
        </w:rPr>
        <w:fldChar w:fldCharType="separate"/>
      </w:r>
      <w:r w:rsidR="008314C3">
        <w:rPr>
          <w:noProof/>
          <w:lang w:val="en-US"/>
        </w:rPr>
        <w:t>(Yang et al., 2022)</w:t>
      </w:r>
      <w:r w:rsidR="008314C3">
        <w:rPr>
          <w:lang w:val="en-US"/>
        </w:rPr>
        <w:fldChar w:fldCharType="end"/>
      </w:r>
      <w:r w:rsidRPr="00370243">
        <w:rPr>
          <w:lang w:val="en-US"/>
        </w:rPr>
        <w:t>. To balance computational feasibility with the need to capture short-term temperature variability, kriging was performed on a weekly basis. Weekly aggregation allowed the model to remain sensitive to short-term fluctuations, such as heatwaves, while ensuring that computational load remained manageable. Empirical and theoretical variograms were fitted separately for each week based on the residuals of the regression model. A small nugget effect was included to mitigate the screening effect and possible small scale temperature fluctuations, as some weather stations remained relatively close even after the filtering step</w:t>
      </w:r>
      <w:r w:rsidR="008314C3">
        <w:rPr>
          <w:lang w:val="en-US"/>
        </w:rPr>
        <w:t xml:space="preserve">. </w:t>
      </w:r>
      <w:r w:rsidRPr="00370243">
        <w:rPr>
          <w:lang w:val="en-US"/>
        </w:rPr>
        <w:t>Kriging was performed directly at the moose localization points rather than across a general prediction grid, targeting the specific locations of interest. No unrealistic temperature outliers were observed in the kriging outputs.</w:t>
      </w:r>
    </w:p>
    <w:p w14:paraId="714F5632" w14:textId="77777777" w:rsidR="00E647CC" w:rsidRPr="00370243" w:rsidRDefault="00E647CC" w:rsidP="00E647CC">
      <w:pPr>
        <w:pStyle w:val="Heading4"/>
        <w:rPr>
          <w:lang w:val="en-US"/>
        </w:rPr>
      </w:pPr>
      <w:r w:rsidRPr="00370243">
        <w:rPr>
          <w:lang w:val="en-US"/>
        </w:rPr>
        <w:t>Model Validation</w:t>
      </w:r>
    </w:p>
    <w:p w14:paraId="2FD57639" w14:textId="621989B8" w:rsidR="00E647CC" w:rsidRPr="00370243" w:rsidRDefault="00E647CC" w:rsidP="00E647CC">
      <w:pPr>
        <w:rPr>
          <w:lang w:val="en-US"/>
        </w:rPr>
      </w:pPr>
      <w:r w:rsidRPr="00370243">
        <w:rPr>
          <w:lang w:val="en-US"/>
        </w:rPr>
        <w:t>Model performance was evaluated using K-fold cross-validation. For each week, the weather station data were randomly divided into five folds, creating distinct training and validation sets. This procedure allowed the model to be tested across both spatial and temporal dimensions, offering a more thorough validation than methods based solely on spatial holdout, such as omitting entire stations. Although SMHI stations varied in their sampling frequency (with some recording hourly and others every three hours), the absence of significant temporal gaps in the data made K-fold cross-validation appropriate.</w:t>
      </w:r>
    </w:p>
    <w:p w14:paraId="2420DDDC" w14:textId="05F3AA8E" w:rsidR="009145EA" w:rsidRPr="00370243" w:rsidRDefault="00E647CC" w:rsidP="00E647CC">
      <w:pPr>
        <w:rPr>
          <w:lang w:val="en-US"/>
        </w:rPr>
      </w:pPr>
      <w:r w:rsidRPr="00370243">
        <w:rPr>
          <w:lang w:val="en-US"/>
        </w:rPr>
        <w:t>A summary of the regression model and kriging validation results is provided in the Results section, while full details are presented in Appendix 1.</w:t>
      </w:r>
    </w:p>
    <w:p w14:paraId="6F3F1500" w14:textId="77777777" w:rsidR="00E647CC" w:rsidRPr="00370243" w:rsidRDefault="00E647CC" w:rsidP="00E647CC">
      <w:pPr>
        <w:pStyle w:val="Heading2"/>
        <w:rPr>
          <w:rFonts w:cstheme="minorHAnsi"/>
        </w:rPr>
      </w:pPr>
      <w:bookmarkStart w:id="33" w:name="_Toc198785607"/>
      <w:bookmarkStart w:id="34" w:name="_Toc198864188"/>
      <w:commentRangeStart w:id="35"/>
      <w:r w:rsidRPr="00370243">
        <w:rPr>
          <w:rFonts w:cstheme="minorHAnsi"/>
        </w:rPr>
        <w:t>Step Selection Functions</w:t>
      </w:r>
      <w:commentRangeEnd w:id="35"/>
      <w:r w:rsidRPr="00370243">
        <w:rPr>
          <w:rStyle w:val="CommentReference"/>
          <w:rFonts w:eastAsiaTheme="minorHAnsi" w:cstheme="minorHAnsi"/>
        </w:rPr>
        <w:commentReference w:id="35"/>
      </w:r>
      <w:bookmarkEnd w:id="33"/>
      <w:bookmarkEnd w:id="34"/>
    </w:p>
    <w:p w14:paraId="518043E6" w14:textId="77777777" w:rsidR="00CE5D7E" w:rsidRPr="00370243" w:rsidRDefault="00E647CC" w:rsidP="00F621EC">
      <w:pPr>
        <w:pStyle w:val="Textafterheading"/>
        <w:rPr>
          <w:rFonts w:asciiTheme="minorHAnsi" w:hAnsiTheme="minorHAnsi" w:cstheme="minorHAnsi"/>
          <w:lang w:val="en-US"/>
        </w:rPr>
      </w:pPr>
      <w:r w:rsidRPr="00370243">
        <w:rPr>
          <w:rFonts w:asciiTheme="minorHAnsi" w:hAnsiTheme="minorHAnsi" w:cstheme="minorHAnsi"/>
          <w:lang w:val="en-US"/>
        </w:rPr>
        <w:t>For each stratum, a Step Selection Function (SSF) model was created to investigate habitat selection by moose. For model fitting I used the clogit function from the survival package</w:t>
      </w:r>
      <w:r w:rsidR="00957995" w:rsidRPr="00370243">
        <w:rPr>
          <w:rFonts w:asciiTheme="minorHAnsi" w:hAnsiTheme="minorHAnsi" w:cstheme="minorHAnsi"/>
          <w:lang w:val="en-US"/>
        </w:rPr>
        <w:t xml:space="preserve"> </w:t>
      </w:r>
      <w:r w:rsidR="00C10335" w:rsidRPr="00370243">
        <w:rPr>
          <w:rFonts w:asciiTheme="minorHAnsi" w:hAnsiTheme="minorHAnsi" w:cstheme="minorHAnsi"/>
          <w:lang w:val="en-US"/>
        </w:rPr>
        <w:fldChar w:fldCharType="begin"/>
      </w:r>
      <w:r w:rsidR="00C10335" w:rsidRPr="00370243">
        <w:rPr>
          <w:rFonts w:asciiTheme="minorHAnsi" w:hAnsiTheme="minorHAnsi" w:cstheme="minorHAnsi"/>
          <w:lang w:val="en-US"/>
        </w:rPr>
        <w:instrText xml:space="preserve"> ADDIN ZOTERO_ITEM CSL_CITATION {"citationID":"e2NQFcx4","properties":{"formattedCitation":"(Therneau, 2024)","plainCitation":"(Therneau, 2024)","noteIndex":0},"citationItems":[{"id":2068,"uris":["http://zotero.org/users/7559248/items/V2ZWT9I2"],"itemData":{"id":2068,"type":"book","title":"A Package for Survival Analysis in R","URL":"https://CRAN.R-project.org/package=survival","author":[{"family":"Therneau","given":"Terry M."}],"issued":{"date-parts":[["2024"]]}}}],"schema":"https://github.com/citation-style-language/schema/raw/master/csl-citation.json"} </w:instrText>
      </w:r>
      <w:r w:rsidR="00C10335" w:rsidRPr="00370243">
        <w:rPr>
          <w:rFonts w:asciiTheme="minorHAnsi" w:hAnsiTheme="minorHAnsi" w:cstheme="minorHAnsi"/>
          <w:lang w:val="en-US"/>
        </w:rPr>
        <w:fldChar w:fldCharType="separate"/>
      </w:r>
      <w:r w:rsidR="00C10335" w:rsidRPr="00370243">
        <w:rPr>
          <w:rFonts w:asciiTheme="minorHAnsi" w:hAnsiTheme="minorHAnsi" w:cstheme="minorHAnsi"/>
          <w:noProof/>
          <w:lang w:val="en-US"/>
        </w:rPr>
        <w:t>(Therneau, 2024)</w:t>
      </w:r>
      <w:r w:rsidR="00C10335" w:rsidRPr="00370243">
        <w:rPr>
          <w:rFonts w:asciiTheme="minorHAnsi" w:hAnsiTheme="minorHAnsi" w:cstheme="minorHAnsi"/>
          <w:lang w:val="en-US"/>
        </w:rPr>
        <w:fldChar w:fldCharType="end"/>
      </w:r>
      <w:r w:rsidR="00C10335" w:rsidRPr="00370243">
        <w:rPr>
          <w:rFonts w:asciiTheme="minorHAnsi" w:hAnsiTheme="minorHAnsi" w:cstheme="minorHAnsi"/>
          <w:lang w:val="en-US"/>
        </w:rPr>
        <w:t xml:space="preserve"> in R</w:t>
      </w:r>
      <w:r w:rsidRPr="00370243">
        <w:rPr>
          <w:rFonts w:asciiTheme="minorHAnsi" w:hAnsiTheme="minorHAnsi" w:cstheme="minorHAnsi"/>
          <w:lang w:val="en-US"/>
        </w:rPr>
        <w:t xml:space="preserve">. Two separate models were fitted: one based on localizations that occurred during </w:t>
      </w:r>
      <w:proofErr w:type="gramStart"/>
      <w:r w:rsidRPr="00370243">
        <w:rPr>
          <w:rFonts w:asciiTheme="minorHAnsi" w:hAnsiTheme="minorHAnsi" w:cstheme="minorHAnsi"/>
          <w:lang w:val="en-US"/>
        </w:rPr>
        <w:t>heatwaves</w:t>
      </w:r>
      <w:proofErr w:type="gramEnd"/>
      <w:r w:rsidRPr="00370243">
        <w:rPr>
          <w:rFonts w:asciiTheme="minorHAnsi" w:hAnsiTheme="minorHAnsi" w:cstheme="minorHAnsi"/>
          <w:lang w:val="en-US"/>
        </w:rPr>
        <w:t xml:space="preserve"> and one based on localizations outside of heatwaves. Heatwaves were defined using biological extremes rather than climatological thresholds, as the precise onset of heat stress in moose remains </w:t>
      </w:r>
      <w:r w:rsidR="001F3D4F" w:rsidRPr="00370243">
        <w:rPr>
          <w:rFonts w:asciiTheme="minorHAnsi" w:hAnsiTheme="minorHAnsi" w:cstheme="minorHAnsi"/>
          <w:lang w:val="en-US"/>
        </w:rPr>
        <w:t>debated</w:t>
      </w:r>
      <w:r w:rsidR="007D68B1" w:rsidRPr="00370243">
        <w:rPr>
          <w:rFonts w:asciiTheme="minorHAnsi" w:hAnsiTheme="minorHAnsi" w:cstheme="minorHAnsi"/>
          <w:lang w:val="en-US"/>
        </w:rPr>
        <w:t xml:space="preserve"> </w:t>
      </w:r>
      <w:r w:rsidR="007D68B1" w:rsidRPr="00370243">
        <w:rPr>
          <w:rFonts w:asciiTheme="minorHAnsi" w:hAnsiTheme="minorHAnsi" w:cstheme="minorHAnsi"/>
          <w:lang w:val="en-US"/>
        </w:rPr>
        <w:fldChar w:fldCharType="begin"/>
      </w:r>
      <w:r w:rsidR="007D68B1" w:rsidRPr="00370243">
        <w:rPr>
          <w:rFonts w:asciiTheme="minorHAnsi" w:hAnsiTheme="minorHAnsi" w:cstheme="minorHAnsi"/>
          <w:lang w:val="en-US"/>
        </w:rPr>
        <w:instrText xml:space="preserve"> ADDIN ZOTERO_ITEM CSL_CITATION {"citationID":"Rfos1bNk","properties":{"formattedCitation":"(Thompson et al., 2020)","plainCitation":"(Thompson et al., 2020)","noteIndex":0},"citationItems":[{"id":1401,"uris":["http://zotero.org/users/7559248/items/M9RCL2UL"],"itemData":{"id":1401,"type":"article-journal","abstract":"We tested the concept that moose (Alces alces) begin to show signs of thermal stress at ambient air temperatures as low as 14 °C. We determined the response of Alaskan female moose to environmental conditions from May through September by measuring core body temperature, heart rate, respiration rate, rate of heat loss from exhaled air, skin temperature, and fecal and salivary glucocorticoids. Seasonal and daily patterns in moose body temperature did not passively follow the same patterns as environmental variables. We used large changes in body temperature (≥1.25 °C in 24hr) to indicate days of physiological tolerance to thermal stressors. Thermal tolerance correlated with high ambient air temperatures from the prior day and with seasonal peaks in solar radiation (June), ambient air temperature and vapor pressure (July). At midday (12:00hr), moose exhibited daily minima of body temperature, heart rate and skin temperature (difference between the ear artery and pinna) that coincided with daily maxima in respiration rate and the rate of heat lost through respiration. Salivary cortisol measured in moose during the morning was positively related to the change in air temperature during the hour prior to sample collection, while fecal glucocorticoid levels increased with increasing solar radiation during the prior day. Our results suggest that free-ranging moose do not have a static threshold of ambient air temperature at which they become heat stressed during the warm season. In early summer, body temperature of moose is influenced by the interaction of ambient temperature during the prior day with the seasonal peak of solar radiation. In late summer, moose body temperature is influenced by the interaction between ambient temperature and vapor pressure. Thermal tolerance of moose depends on the intensity and duration of daily weather parameters and the ability of the animal to use physiological and behavioral responses to dissipate heat loads.","container-title":"Journal of Thermal Biology","DOI":"10.1016/j.jtherbio.2020.102581","ISSN":"0306-4565","journalAbbreviation":"Journal of Thermal Biology","page":"102581","source":"ScienceDirect","title":"Redefining physiological responses of moose (Alces alces) to warm environmental conditions","volume":"90","author":[{"family":"Thompson","given":"Daniel P."},{"family":"Crouse","given":"John A."},{"family":"Jaques","given":"Scott"},{"family":"Barboza","given":"Perry S."}],"issued":{"date-parts":[["2020",5,1]]}}}],"schema":"https://github.com/citation-style-language/schema/raw/master/csl-citation.json"} </w:instrText>
      </w:r>
      <w:r w:rsidR="007D68B1" w:rsidRPr="00370243">
        <w:rPr>
          <w:rFonts w:asciiTheme="minorHAnsi" w:hAnsiTheme="minorHAnsi" w:cstheme="minorHAnsi"/>
          <w:lang w:val="en-US"/>
        </w:rPr>
        <w:fldChar w:fldCharType="separate"/>
      </w:r>
      <w:r w:rsidR="007D68B1" w:rsidRPr="00370243">
        <w:rPr>
          <w:rFonts w:asciiTheme="minorHAnsi" w:hAnsiTheme="minorHAnsi" w:cstheme="minorHAnsi"/>
          <w:noProof/>
          <w:lang w:val="en-US"/>
        </w:rPr>
        <w:t>(Thompson et al., 2020)</w:t>
      </w:r>
      <w:r w:rsidR="007D68B1" w:rsidRPr="00370243">
        <w:rPr>
          <w:rFonts w:asciiTheme="minorHAnsi" w:hAnsiTheme="minorHAnsi" w:cstheme="minorHAnsi"/>
          <w:lang w:val="en-US"/>
        </w:rPr>
        <w:fldChar w:fldCharType="end"/>
      </w:r>
      <w:r w:rsidR="007D68B1" w:rsidRPr="00370243">
        <w:rPr>
          <w:rFonts w:asciiTheme="minorHAnsi" w:hAnsiTheme="minorHAnsi" w:cstheme="minorHAnsi"/>
          <w:lang w:val="en-US"/>
        </w:rPr>
        <w:t xml:space="preserve">. </w:t>
      </w:r>
      <w:r w:rsidRPr="00370243">
        <w:rPr>
          <w:rFonts w:asciiTheme="minorHAnsi" w:hAnsiTheme="minorHAnsi" w:cstheme="minorHAnsi"/>
          <w:lang w:val="en-US"/>
        </w:rPr>
        <w:t>Specifically, a heatwave was defined as a period of three or more consecutive days in which the daily maximum temperature exceeded the 75th percentile of the available moose temperature data within each stratum.</w:t>
      </w:r>
      <w:r w:rsidR="00A262F2" w:rsidRPr="00370243">
        <w:rPr>
          <w:rFonts w:asciiTheme="minorHAnsi" w:hAnsiTheme="minorHAnsi" w:cstheme="minorHAnsi"/>
          <w:lang w:val="en-US"/>
        </w:rPr>
        <w:t xml:space="preserve"> </w:t>
      </w:r>
      <w:r w:rsidR="00F621EC" w:rsidRPr="00370243">
        <w:rPr>
          <w:rFonts w:asciiTheme="minorHAnsi" w:hAnsiTheme="minorHAnsi" w:cstheme="minorHAnsi"/>
          <w:lang w:val="en-US"/>
        </w:rPr>
        <w:t xml:space="preserve">This cutoff was chosen as higher percentiles reduced the number of qualifying steps, making it less likely that each </w:t>
      </w:r>
      <w:r w:rsidR="00F621EC" w:rsidRPr="00370243">
        <w:rPr>
          <w:rFonts w:asciiTheme="minorHAnsi" w:hAnsiTheme="minorHAnsi" w:cstheme="minorHAnsi"/>
          <w:lang w:val="en-US"/>
        </w:rPr>
        <w:lastRenderedPageBreak/>
        <w:t>habitat category was represented across individuals. Nonetheless, higher percentiles may yield stronger behavioral responses if sample size permits.</w:t>
      </w:r>
    </w:p>
    <w:p w14:paraId="6E528DA0" w14:textId="6574EBA0" w:rsidR="00E647CC" w:rsidRPr="00370243" w:rsidRDefault="00E647CC" w:rsidP="00F621EC">
      <w:pPr>
        <w:pStyle w:val="Textafterheading"/>
        <w:rPr>
          <w:lang w:val="en-US"/>
        </w:rPr>
      </w:pPr>
      <w:r w:rsidRPr="00370243">
        <w:rPr>
          <w:lang w:val="en-US"/>
        </w:rPr>
        <w:t>Model Covariates</w:t>
      </w:r>
    </w:p>
    <w:p w14:paraId="34D679FF" w14:textId="09E4711D" w:rsidR="00E647CC" w:rsidRPr="00370243" w:rsidRDefault="00E647CC" w:rsidP="00E647CC">
      <w:pPr>
        <w:rPr>
          <w:lang w:val="en-US"/>
        </w:rPr>
      </w:pPr>
      <w:r w:rsidRPr="00370243">
        <w:rPr>
          <w:lang w:val="en-US"/>
        </w:rPr>
        <w:t xml:space="preserve">Movement-related variables were included to account for the underlying movement process and to construct an integrated step selection function. These consisted of step length, its logarithm, and turning angle. Environmental variables were included at the end of each step and consisted of land </w:t>
      </w:r>
      <w:r w:rsidR="00F9515D" w:rsidRPr="00370243">
        <w:rPr>
          <w:lang w:val="en-US"/>
        </w:rPr>
        <w:t>cover</w:t>
      </w:r>
      <w:r w:rsidRPr="00370243">
        <w:rPr>
          <w:lang w:val="en-US"/>
        </w:rPr>
        <w:t>, distance to the nearest water body, and elevation. Each of the environmental covariates was given an interaction with the temperature at the end of the step to investigate how habitat selection varied as a function of thermal conditions. End-step temperatures were used instead of start-step temperatures because GPS localizations occurred at relatively coarse temporal intervals of approximately three hours. With such intervals, substantial environmental changes can occur along the step trajectory, making the end-point conditions a better approximation of the microenvironment ultimately selected by the animal. This ensured that modeled selection reflected actual conditions at the chosen location rather than at the beginning of the movement path.</w:t>
      </w:r>
    </w:p>
    <w:p w14:paraId="292B08FF" w14:textId="07B1F8A9" w:rsidR="00E647CC" w:rsidRPr="00370243" w:rsidRDefault="00E647CC" w:rsidP="00E647CC">
      <w:pPr>
        <w:rPr>
          <w:lang w:val="en-US"/>
        </w:rPr>
      </w:pPr>
      <w:r w:rsidRPr="00370243">
        <w:rPr>
          <w:lang w:val="en-US"/>
        </w:rPr>
        <w:t xml:space="preserve">In addition to temperature interactions, harmonic terms were included to account for cyclical daily patterns. Two pairs of sine and cosine terms were used to model time-of-day effects, one pair for the start of the step and one for the end. Following formula 3.2 with </w:t>
      </w:r>
      <m:oMath>
        <m:r>
          <w:rPr>
            <w:rFonts w:ascii="Cambria Math" w:hAnsi="Cambria Math"/>
            <w:lang w:val="en-US"/>
          </w:rPr>
          <m:t>j=1</m:t>
        </m:r>
      </m:oMath>
      <w:r w:rsidRPr="00370243">
        <w:rPr>
          <w:lang w:val="en-US"/>
        </w:rPr>
        <w:t xml:space="preserve"> for one pair and </w:t>
      </w:r>
      <m:oMath>
        <m:r>
          <w:rPr>
            <w:rFonts w:ascii="Cambria Math" w:hAnsi="Cambria Math"/>
            <w:lang w:val="en-US"/>
          </w:rPr>
          <m:t>j=2</m:t>
        </m:r>
      </m:oMath>
      <w:r w:rsidRPr="00370243">
        <w:rPr>
          <w:lang w:val="en-US"/>
        </w:rPr>
        <w:t xml:space="preserve"> for the second pair. These were interacted with both environmental and movement variables to allow selection to vary over the course of the day. Following Signer et al. (2019), the movement terms were interacted with harmonic terms calculated at the start of each step to investigate how the animal</w:t>
      </w:r>
      <w:r w:rsidR="00004941">
        <w:rPr>
          <w:lang w:val="en-US"/>
        </w:rPr>
        <w:t>’</w:t>
      </w:r>
      <w:r w:rsidRPr="00370243">
        <w:rPr>
          <w:lang w:val="en-US"/>
        </w:rPr>
        <w:t xml:space="preserve">s current conditions influence movement. In contrast, interactions for habitat-related variables used harmonic terms at the end of the step, as the aim was to assess habitat selection based on the conditions in the area to which the animal moved (i.e. selected for). </w:t>
      </w:r>
    </w:p>
    <w:p w14:paraId="7304F507" w14:textId="77777777" w:rsidR="00E647CC" w:rsidRPr="00370243" w:rsidRDefault="00E647CC" w:rsidP="00E647CC">
      <w:pPr>
        <w:rPr>
          <w:lang w:val="en-US"/>
        </w:rPr>
      </w:pPr>
      <w:r w:rsidRPr="00370243">
        <w:rPr>
          <w:lang w:val="en-US"/>
        </w:rPr>
        <w:t>Tertiary interactions among environmental variables, time of day, and temperature were not included, as heatwave and non-heatwave conditions were already analyzed separately through distinct models. All variables were tested for collinearity using the Generalized Variance Inflation Factor (GVIF), adjusted for degrees of freedom, which found GVIF being &lt; 2 for all variables.</w:t>
      </w:r>
    </w:p>
    <w:p w14:paraId="2038F7F2" w14:textId="77777777" w:rsidR="00E647CC" w:rsidRPr="00370243" w:rsidRDefault="00E647CC" w:rsidP="00E647CC">
      <w:pPr>
        <w:pStyle w:val="Heading4"/>
        <w:rPr>
          <w:lang w:val="en-US"/>
        </w:rPr>
      </w:pPr>
      <w:r w:rsidRPr="00370243">
        <w:rPr>
          <w:lang w:val="en-US"/>
        </w:rPr>
        <w:t>Model Fitting</w:t>
      </w:r>
    </w:p>
    <w:p w14:paraId="448CAFB1" w14:textId="2B5AEC74" w:rsidR="00E647CC" w:rsidRPr="00370243" w:rsidRDefault="00E647CC" w:rsidP="00E647CC">
      <w:pPr>
        <w:pStyle w:val="Textafterheading"/>
        <w:rPr>
          <w:lang w:val="en-US"/>
        </w:rPr>
      </w:pPr>
      <w:r w:rsidRPr="00370243">
        <w:rPr>
          <w:lang w:val="en-US"/>
        </w:rPr>
        <w:t xml:space="preserve">Models were fitted using a two-step approach. First, an SSF was fitted separately for each individual moose, without random effects. Second, population-level inference was obtained by aggregating individual coefficients through an intercept-only linear regression (Eq. 8). Each coefficient was weighted by the inverse of its variance in order to reduce the effect of outliers and animals with few </w:t>
      </w:r>
      <w:r w:rsidR="001A0DFC" w:rsidRPr="00370243">
        <w:rPr>
          <w:lang w:val="en-US"/>
        </w:rPr>
        <w:t>localizations</w:t>
      </w:r>
      <w:r w:rsidRPr="00370243">
        <w:rPr>
          <w:lang w:val="en-US"/>
        </w:rPr>
        <w:t xml:space="preserve"> for specific categories </w:t>
      </w:r>
      <w:r w:rsidRPr="00370243">
        <w:rPr>
          <w:lang w:val="en-US"/>
        </w:rPr>
        <w:fldChar w:fldCharType="begin"/>
      </w:r>
      <w:r w:rsidR="00594BF1" w:rsidRPr="00370243">
        <w:rPr>
          <w:lang w:val="en-US"/>
        </w:rPr>
        <w:instrText xml:space="preserve"> ADDIN ZOTERO_ITEM CSL_CITATION {"citationID":"yA8lvyKJ","properties":{"formattedCitation":"(Fieberg et al., 2010; Muff et al., 2020)","plainCitation":"(Fieberg et al., 2010; Muff et al., 2020)","dontUpdate":true,"noteIndex":0},"citationItems":[{"id":1880,"uris":["http://zotero.org/users/7559248/items/T8UR6TNH"],"itemData":{"id":1880,"type":"article-journal","abstract":"With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Pr="00370243">
        <w:rPr>
          <w:lang w:val="en-US"/>
        </w:rPr>
        <w:fldChar w:fldCharType="separate"/>
      </w:r>
      <w:r w:rsidR="00BA6E83" w:rsidRPr="00370243">
        <w:rPr>
          <w:rFonts w:cs="Times New Roman"/>
          <w:lang w:val="en-US" w:eastAsia="en-GB"/>
        </w:rPr>
        <w:t>(Naturvårdsverket, 2003)</w:t>
      </w:r>
      <w:r w:rsidRPr="00370243">
        <w:rPr>
          <w:lang w:val="en-US"/>
        </w:rPr>
        <w:fldChar w:fldCharType="end"/>
      </w:r>
    </w:p>
    <w:p w14:paraId="643CFCA7" w14:textId="77777777" w:rsidR="00E647CC" w:rsidRPr="00370243" w:rsidRDefault="00E647CC" w:rsidP="00E647CC">
      <w:pPr>
        <w:rPr>
          <w:lang w:val="en-US"/>
        </w:rPr>
      </w:pPr>
    </w:p>
    <w:p w14:paraId="52D95B72" w14:textId="368624A1" w:rsidR="007E66F8" w:rsidRPr="00370243" w:rsidRDefault="00000000" w:rsidP="004E0F77">
      <w:pPr>
        <w:pStyle w:val="Textafterheading"/>
        <w:spacing w:line="240" w:lineRule="auto"/>
        <w:rPr>
          <w:rFonts w:eastAsiaTheme="minorEastAsia"/>
          <w:lang w:val="en-US"/>
        </w:rPr>
      </w:pPr>
      <m:oMathPara>
        <m:oMath>
          <m:eqArr>
            <m:eqArrPr>
              <m:maxDist m:val="1"/>
              <m:ctrlPr>
                <w:rPr>
                  <w:rFonts w:ascii="Cambria Math" w:hAnsi="Cambria Math"/>
                  <w:i/>
                  <w:lang w:val="en-US"/>
                </w:rPr>
              </m:ctrlPr>
            </m:eqArrPr>
            <m:e>
              <m:r>
                <w:rPr>
                  <w:rFonts w:ascii="Cambria Math" w:hAnsi="Cambria Math"/>
                  <w:lang w:val="en-US"/>
                </w:rPr>
                <m:t>fit=lm</m:t>
              </m:r>
              <m:d>
                <m:dPr>
                  <m:ctrlPr>
                    <w:rPr>
                      <w:rFonts w:ascii="Cambria Math" w:hAnsi="Cambria Math"/>
                      <w:i/>
                      <w:lang w:val="en-US"/>
                    </w:rPr>
                  </m:ctrlPr>
                </m:dPr>
                <m:e>
                  <m:r>
                    <w:rPr>
                      <w:rFonts w:ascii="Cambria Math" w:hAnsi="Cambria Math"/>
                      <w:lang w:val="en-US"/>
                    </w:rPr>
                    <m:t>coef</m:t>
                  </m:r>
                  <m:r>
                    <w:rPr>
                      <w:rFonts w:ascii="Cambria Math" w:hAnsi="Cambria Math" w:cs="Cambria Math"/>
                      <w:lang w:val="en-US"/>
                    </w:rPr>
                    <m:t>∼</m:t>
                  </m:r>
                  <m:r>
                    <w:rPr>
                      <w:rFonts w:ascii="Cambria Math" w:hAnsi="Cambria Math"/>
                      <w:lang w:val="en-US"/>
                    </w:rPr>
                    <m:t>1, weights=in</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var</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8</m:t>
                  </m:r>
                </m:e>
              </m:d>
            </m:e>
          </m:eqArr>
        </m:oMath>
      </m:oMathPara>
    </w:p>
    <w:p w14:paraId="22F3C1B4" w14:textId="2986769C" w:rsidR="004E0F77" w:rsidRPr="00370243" w:rsidRDefault="004E0F77" w:rsidP="007E66F8">
      <w:pPr>
        <w:rPr>
          <w:lang w:val="en-US"/>
        </w:rPr>
      </w:pPr>
      <w:r w:rsidRPr="00370243">
        <w:rPr>
          <w:lang w:val="en-US"/>
        </w:rPr>
        <w:t>The full model formula for individual-level fits is illustrated below (Eq. 9):</w:t>
      </w:r>
    </w:p>
    <w:p w14:paraId="3D8AAE74" w14:textId="77777777" w:rsidR="00E647CC" w:rsidRPr="00370243" w:rsidRDefault="00000000" w:rsidP="00291497">
      <w:pPr>
        <w:rPr>
          <w:rFonts w:eastAsiaTheme="minorEastAsia"/>
          <w:sz w:val="22"/>
          <w:szCs w:val="22"/>
          <w:lang w:val="en-US"/>
        </w:rPr>
      </w:pPr>
      <m:oMathPara>
        <m:oMath>
          <m:eqArr>
            <m:eqArrPr>
              <m:maxDist m:val="1"/>
              <m:ctrlPr>
                <w:rPr>
                  <w:rFonts w:ascii="Cambria Math" w:hAnsi="Cambria Math"/>
                  <w:i/>
                  <w:sz w:val="22"/>
                  <w:szCs w:val="22"/>
                  <w:lang w:val="en-US"/>
                </w:rPr>
              </m:ctrlPr>
            </m:eqArrPr>
            <m:e>
              <m:r>
                <m:rPr>
                  <m:nor/>
                </m:rPr>
                <w:rPr>
                  <w:rFonts w:ascii="Cambria Math" w:hAnsi="Cambria Math"/>
                  <w:sz w:val="22"/>
                  <w:szCs w:val="22"/>
                  <w:lang w:val="en-US"/>
                </w:rPr>
                <m:t>case</m:t>
              </m:r>
              <m:r>
                <m:rPr>
                  <m:sty m:val="p"/>
                </m:rPr>
                <w:rPr>
                  <w:rFonts w:ascii="Cambria Math" w:hAnsi="Cambria Math"/>
                  <w:sz w:val="22"/>
                  <w:szCs w:val="22"/>
                  <w:lang w:val="en-US"/>
                </w:rPr>
                <m:t>∼</m:t>
              </m:r>
              <m:r>
                <w:rPr>
                  <w:rFonts w:ascii="Cambria Math" w:hAnsi="Cambria Math"/>
                  <w:sz w:val="22"/>
                  <w:szCs w:val="22"/>
                  <w:lang w:val="en-US"/>
                </w:rPr>
                <m:t> #</m:t>
              </m:r>
              <m:d>
                <m:dPr>
                  <m:ctrlPr>
                    <w:rPr>
                      <w:rFonts w:ascii="Cambria Math" w:hAnsi="Cambria Math"/>
                      <w:i/>
                      <w:sz w:val="22"/>
                      <w:szCs w:val="22"/>
                      <w:lang w:val="en-US"/>
                    </w:rPr>
                  </m:ctrlPr>
                </m:dPr>
                <m:e>
                  <m:r>
                    <w:rPr>
                      <w:rFonts w:ascii="Cambria Math" w:hAnsi="Cambria Math"/>
                      <w:sz w:val="22"/>
                      <w:szCs w:val="22"/>
                      <w:lang w:val="en-US"/>
                    </w:rPr>
                    <m:t>9</m:t>
                  </m:r>
                </m:e>
              </m:d>
            </m:e>
          </m:eqArr>
        </m:oMath>
      </m:oMathPara>
    </w:p>
    <w:p w14:paraId="0C535A61" w14:textId="77777777" w:rsidR="00E647CC" w:rsidRPr="00370243" w:rsidRDefault="00000000" w:rsidP="00291497">
      <w:pPr>
        <w:rPr>
          <w:rFonts w:eastAsiaTheme="minorEastAsia"/>
          <w:sz w:val="22"/>
          <w:szCs w:val="22"/>
          <w:lang w:val="en-US"/>
        </w:rPr>
      </w:pPr>
      <m:oMathPara>
        <m:oMath>
          <m:limLow>
            <m:limLowPr>
              <m:ctrlPr>
                <w:rPr>
                  <w:rFonts w:ascii="Cambria Math" w:hAnsi="Cambria Math"/>
                  <w:i/>
                  <w:sz w:val="22"/>
                  <w:szCs w:val="22"/>
                  <w:lang w:val="en-US"/>
                </w:rPr>
              </m:ctrlPr>
            </m:limLowPr>
            <m:e>
              <m:groupChr>
                <m:groupChrPr>
                  <m:ctrlPr>
                    <w:rPr>
                      <w:rFonts w:ascii="Cambria Math" w:hAnsi="Cambria Math"/>
                      <w:sz w:val="22"/>
                      <w:szCs w:val="22"/>
                      <w:lang w:val="en-US"/>
                    </w:rPr>
                  </m:ctrlPr>
                </m:groupChrPr>
                <m:e>
                  <w:proofErr w:type="spellStart"/>
                  <m:r>
                    <m:rPr>
                      <m:nor/>
                    </m:rPr>
                    <w:rPr>
                      <w:rFonts w:ascii="Cambria Math" w:hAnsi="Cambria Math"/>
                      <w:sz w:val="22"/>
                      <w:szCs w:val="22"/>
                      <w:lang w:val="en-US"/>
                    </w:rPr>
                    <m:t>landuse</m:t>
                  </m:r>
                  <m:r>
                    <m:rPr>
                      <m:lit/>
                      <m:nor/>
                    </m:rPr>
                    <w:rPr>
                      <w:rFonts w:ascii="Cambria Math" w:hAnsi="Cambria Math"/>
                      <w:sz w:val="22"/>
                      <w:szCs w:val="22"/>
                      <w:lang w:val="en-US"/>
                    </w:rPr>
                    <m:t>_</m:t>
                  </m:r>
                  <m:r>
                    <m:rPr>
                      <m:nor/>
                    </m:rPr>
                    <w:rPr>
                      <w:rFonts w:ascii="Cambria Math" w:hAnsi="Cambria Math"/>
                      <w:sz w:val="22"/>
                      <w:szCs w:val="22"/>
                      <w:lang w:val="en-US"/>
                    </w:rPr>
                    <m:t>end</m:t>
                  </m:r>
                  <w:proofErr w:type="spellEnd"/>
                  <m:r>
                    <w:rPr>
                      <w:rFonts w:ascii="Cambria Math" w:hAnsi="Cambria Math"/>
                      <w:sz w:val="22"/>
                      <w:szCs w:val="22"/>
                      <w:lang w:val="en-US"/>
                    </w:rPr>
                    <m:t>+</m:t>
                  </m:r>
                  <m:r>
                    <m:rPr>
                      <m:nor/>
                    </m:rPr>
                    <w:rPr>
                      <w:rFonts w:ascii="Cambria Math" w:hAnsi="Cambria Math"/>
                      <w:sz w:val="22"/>
                      <w:szCs w:val="22"/>
                      <w:lang w:val="en-US"/>
                    </w:rPr>
                    <m:t>dist</m:t>
                  </m:r>
                  <m:r>
                    <m:rPr>
                      <m:lit/>
                      <m:nor/>
                    </m:rPr>
                    <w:rPr>
                      <w:rFonts w:ascii="Cambria Math" w:hAnsi="Cambria Math"/>
                      <w:sz w:val="22"/>
                      <w:szCs w:val="22"/>
                      <w:lang w:val="en-US"/>
                    </w:rPr>
                    <m:t>_</m:t>
                  </m:r>
                  <w:proofErr w:type="spellStart"/>
                  <m:r>
                    <m:rPr>
                      <m:nor/>
                    </m:rPr>
                    <w:rPr>
                      <w:rFonts w:ascii="Cambria Math" w:hAnsi="Cambria Math"/>
                      <w:sz w:val="22"/>
                      <w:szCs w:val="22"/>
                      <w:lang w:val="en-US"/>
                    </w:rPr>
                    <m:t>to</m:t>
                  </m:r>
                  <m:r>
                    <m:rPr>
                      <m:lit/>
                      <m:nor/>
                    </m:rPr>
                    <w:rPr>
                      <w:rFonts w:ascii="Cambria Math" w:hAnsi="Cambria Math"/>
                      <w:sz w:val="22"/>
                      <w:szCs w:val="22"/>
                      <w:lang w:val="en-US"/>
                    </w:rPr>
                    <m:t>_</m:t>
                  </m:r>
                  <m:r>
                    <m:rPr>
                      <m:nor/>
                    </m:rPr>
                    <w:rPr>
                      <w:rFonts w:ascii="Cambria Math" w:hAnsi="Cambria Math"/>
                      <w:sz w:val="22"/>
                      <w:szCs w:val="22"/>
                      <w:lang w:val="en-US"/>
                    </w:rPr>
                    <m:t>water</m:t>
                  </m:r>
                  <m:r>
                    <m:rPr>
                      <m:lit/>
                      <m:nor/>
                    </m:rPr>
                    <w:rPr>
                      <w:rFonts w:ascii="Cambria Math" w:hAnsi="Cambria Math"/>
                      <w:sz w:val="22"/>
                      <w:szCs w:val="22"/>
                      <w:lang w:val="en-US"/>
                    </w:rPr>
                    <m:t>_</m:t>
                  </m:r>
                  <m:r>
                    <m:rPr>
                      <m:nor/>
                    </m:rPr>
                    <w:rPr>
                      <w:rFonts w:ascii="Cambria Math" w:hAnsi="Cambria Math"/>
                      <w:sz w:val="22"/>
                      <w:szCs w:val="22"/>
                      <w:lang w:val="en-US"/>
                    </w:rPr>
                    <m:t>end</m:t>
                  </m:r>
                  <w:proofErr w:type="spellEnd"/>
                  <m:r>
                    <w:rPr>
                      <w:rFonts w:ascii="Cambria Math" w:hAnsi="Cambria Math"/>
                      <w:sz w:val="22"/>
                      <w:szCs w:val="22"/>
                      <w:lang w:val="en-US"/>
                    </w:rPr>
                    <m:t>+</m:t>
                  </m:r>
                  <m:r>
                    <m:rPr>
                      <m:nor/>
                    </m:rPr>
                    <w:rPr>
                      <w:rFonts w:ascii="Cambria Math" w:hAnsi="Cambria Math"/>
                      <w:sz w:val="22"/>
                      <w:szCs w:val="22"/>
                      <w:lang w:val="en-US"/>
                    </w:rPr>
                    <m:t>elevation</m:t>
                  </m:r>
                  <m:r>
                    <m:rPr>
                      <m:lit/>
                      <m:nor/>
                    </m:rPr>
                    <w:rPr>
                      <w:rFonts w:ascii="Cambria Math" w:hAnsi="Cambria Math"/>
                      <w:sz w:val="22"/>
                      <w:szCs w:val="22"/>
                      <w:lang w:val="en-US"/>
                    </w:rPr>
                    <m:t>_</m:t>
                  </m:r>
                  <m:r>
                    <m:rPr>
                      <m:nor/>
                    </m:rPr>
                    <w:rPr>
                      <w:rFonts w:ascii="Cambria Math" w:hAnsi="Cambria Math"/>
                      <w:sz w:val="22"/>
                      <w:szCs w:val="22"/>
                      <w:lang w:val="en-US"/>
                    </w:rPr>
                    <m:t>end</m:t>
                  </m:r>
                </m:e>
              </m:groupChr>
              <m:ctrlPr>
                <w:rPr>
                  <w:rFonts w:ascii="Cambria Math" w:hAnsi="Cambria Math"/>
                  <w:sz w:val="22"/>
                  <w:szCs w:val="22"/>
                  <w:lang w:val="en-US"/>
                </w:rPr>
              </m:ctrlPr>
            </m:e>
            <m:lim>
              <m:r>
                <m:rPr>
                  <m:nor/>
                </m:rPr>
                <w:rPr>
                  <w:rFonts w:ascii="Cambria Math" w:hAnsi="Cambria Math"/>
                  <w:sz w:val="22"/>
                  <w:szCs w:val="22"/>
                  <w:lang w:val="en-US"/>
                </w:rPr>
                <m:t>Main habitat terms</m:t>
              </m:r>
            </m:lim>
          </m:limLow>
          <m:r>
            <w:rPr>
              <w:rFonts w:ascii="Cambria Math" w:hAnsi="Cambria Math"/>
              <w:sz w:val="22"/>
              <w:szCs w:val="22"/>
              <w:lang w:val="en-US"/>
            </w:rPr>
            <m:t>+ </m:t>
          </m:r>
        </m:oMath>
      </m:oMathPara>
    </w:p>
    <w:p w14:paraId="74BF0497" w14:textId="77777777" w:rsidR="00E647CC" w:rsidRPr="00370243" w:rsidRDefault="00000000" w:rsidP="00291497">
      <w:pPr>
        <w:rPr>
          <w:rFonts w:eastAsiaTheme="minorEastAsia"/>
          <w:sz w:val="22"/>
          <w:szCs w:val="22"/>
          <w:lang w:val="en-US"/>
        </w:rPr>
      </w:pPr>
      <m:oMathPara>
        <m:oMath>
          <m:limLow>
            <m:limLowPr>
              <m:ctrlPr>
                <w:rPr>
                  <w:rFonts w:ascii="Cambria Math" w:hAnsi="Cambria Math"/>
                  <w:i/>
                  <w:sz w:val="22"/>
                  <w:szCs w:val="22"/>
                  <w:lang w:val="en-US"/>
                </w:rPr>
              </m:ctrlPr>
            </m:limLowPr>
            <m:e>
              <m:groupChr>
                <m:groupChrPr>
                  <m:ctrlPr>
                    <w:rPr>
                      <w:rFonts w:ascii="Cambria Math" w:hAnsi="Cambria Math"/>
                      <w:sz w:val="22"/>
                      <w:szCs w:val="22"/>
                      <w:lang w:val="en-US"/>
                    </w:rPr>
                  </m:ctrlPr>
                </m:groupChrPr>
                <m:e>
                  <w:proofErr w:type="spellStart"/>
                  <m:r>
                    <m:rPr>
                      <m:nor/>
                    </m:rPr>
                    <w:rPr>
                      <w:rFonts w:ascii="Cambria Math" w:hAnsi="Cambria Math"/>
                      <w:sz w:val="22"/>
                      <w:szCs w:val="22"/>
                      <w:lang w:val="en-US"/>
                    </w:rPr>
                    <m:t>ruggedness</m:t>
                  </m:r>
                  <m:r>
                    <m:rPr>
                      <m:lit/>
                      <m:nor/>
                    </m:rPr>
                    <w:rPr>
                      <w:rFonts w:ascii="Cambria Math" w:hAnsi="Cambria Math"/>
                      <w:sz w:val="22"/>
                      <w:szCs w:val="22"/>
                      <w:lang w:val="en-US"/>
                    </w:rPr>
                    <m:t>_</m:t>
                  </m:r>
                  <m:r>
                    <m:rPr>
                      <m:nor/>
                    </m:rPr>
                    <w:rPr>
                      <w:rFonts w:ascii="Cambria Math" w:hAnsi="Cambria Math"/>
                      <w:sz w:val="22"/>
                      <w:szCs w:val="22"/>
                      <w:lang w:val="en-US"/>
                    </w:rPr>
                    <m:t>end</m:t>
                  </m:r>
                  <w:proofErr w:type="spellEnd"/>
                </m:e>
              </m:groupChr>
              <m:ctrlPr>
                <w:rPr>
                  <w:rFonts w:ascii="Cambria Math" w:hAnsi="Cambria Math"/>
                  <w:sz w:val="22"/>
                  <w:szCs w:val="22"/>
                  <w:lang w:val="en-US"/>
                </w:rPr>
              </m:ctrlPr>
            </m:e>
            <m:lim>
              <m:r>
                <m:rPr>
                  <m:nor/>
                </m:rPr>
                <w:rPr>
                  <w:rFonts w:ascii="Cambria Math" w:hAnsi="Cambria Math"/>
                  <w:sz w:val="22"/>
                  <w:szCs w:val="22"/>
                  <w:lang w:val="en-US"/>
                </w:rPr>
                <m:t>Terrain cost term</m:t>
              </m:r>
            </m:lim>
          </m:limLow>
          <m:r>
            <w:rPr>
              <w:rFonts w:ascii="Cambria Math" w:hAnsi="Cambria Math"/>
              <w:sz w:val="22"/>
              <w:szCs w:val="22"/>
              <w:lang w:val="en-US"/>
            </w:rPr>
            <m:t>+</m:t>
          </m:r>
        </m:oMath>
      </m:oMathPara>
    </w:p>
    <w:p w14:paraId="5F200E63" w14:textId="77777777" w:rsidR="00E647CC" w:rsidRPr="00370243" w:rsidRDefault="00000000" w:rsidP="00291497">
      <w:pPr>
        <w:rPr>
          <w:rFonts w:eastAsiaTheme="minorEastAsia"/>
          <w:sz w:val="22"/>
          <w:szCs w:val="22"/>
          <w:lang w:val="en-US"/>
        </w:rPr>
      </w:pPr>
      <m:oMathPara>
        <m:oMath>
          <m:limLow>
            <m:limLowPr>
              <m:ctrlPr>
                <w:rPr>
                  <w:rFonts w:ascii="Cambria Math" w:hAnsi="Cambria Math"/>
                  <w:i/>
                  <w:sz w:val="22"/>
                  <w:szCs w:val="22"/>
                  <w:lang w:val="en-US"/>
                </w:rPr>
              </m:ctrlPr>
            </m:limLowPr>
            <m:e>
              <m:groupChr>
                <m:groupChrPr>
                  <m:ctrlPr>
                    <w:rPr>
                      <w:rFonts w:ascii="Cambria Math" w:hAnsi="Cambria Math"/>
                      <w:sz w:val="22"/>
                      <w:szCs w:val="22"/>
                      <w:lang w:val="en-US"/>
                    </w:rPr>
                  </m:ctrlPr>
                </m:groupChrPr>
                <m:e>
                  <w:proofErr w:type="spellStart"/>
                  <m:r>
                    <m:rPr>
                      <m:nor/>
                    </m:rPr>
                    <w:rPr>
                      <w:rFonts w:ascii="Cambria Math" w:hAnsi="Cambria Math"/>
                      <w:sz w:val="22"/>
                      <w:szCs w:val="22"/>
                      <w:lang w:val="en-US"/>
                    </w:rPr>
                    <m:t>sl</m:t>
                  </m:r>
                  <w:proofErr w:type="spellEnd"/>
                  <m:r>
                    <w:rPr>
                      <w:rFonts w:ascii="Cambria Math" w:hAnsi="Cambria Math"/>
                      <w:sz w:val="22"/>
                      <w:szCs w:val="22"/>
                      <w:lang w:val="en-US"/>
                    </w:rPr>
                    <m:t>+</m:t>
                  </m:r>
                  <m:func>
                    <m:funcPr>
                      <m:ctrlPr>
                        <w:rPr>
                          <w:rFonts w:ascii="Cambria Math" w:hAnsi="Cambria Math"/>
                          <w:sz w:val="22"/>
                          <w:szCs w:val="22"/>
                          <w:lang w:val="en-US"/>
                        </w:rPr>
                      </m:ctrlPr>
                    </m:funcPr>
                    <m:fName>
                      <m:r>
                        <m:rPr>
                          <m:sty m:val="p"/>
                        </m:rPr>
                        <w:rPr>
                          <w:rFonts w:ascii="Cambria Math" w:hAnsi="Cambria Math"/>
                          <w:sz w:val="22"/>
                          <w:szCs w:val="22"/>
                          <w:lang w:val="en-US"/>
                        </w:rPr>
                        <m:t>log</m:t>
                      </m:r>
                      <m:ctrlPr>
                        <w:rPr>
                          <w:rFonts w:ascii="Cambria Math" w:hAnsi="Cambria Math"/>
                          <w:i/>
                          <w:sz w:val="22"/>
                          <w:szCs w:val="22"/>
                          <w:lang w:val="en-US"/>
                        </w:rPr>
                      </m:ctrlPr>
                    </m:fName>
                    <m:e>
                      <m:d>
                        <m:dPr>
                          <m:ctrlPr>
                            <w:rPr>
                              <w:rFonts w:ascii="Cambria Math" w:hAnsi="Cambria Math"/>
                              <w:i/>
                              <w:sz w:val="22"/>
                              <w:szCs w:val="22"/>
                              <w:lang w:val="en-US"/>
                            </w:rPr>
                          </m:ctrlPr>
                        </m:dPr>
                        <m:e>
                          <m:r>
                            <m:rPr>
                              <m:nor/>
                            </m:rPr>
                            <w:rPr>
                              <w:rFonts w:ascii="Cambria Math" w:hAnsi="Cambria Math"/>
                              <w:sz w:val="22"/>
                              <w:szCs w:val="22"/>
                              <w:lang w:val="en-US"/>
                            </w:rPr>
                            <m:t>sl</m:t>
                          </m:r>
                        </m:e>
                      </m:d>
                    </m:e>
                  </m:func>
                  <m:r>
                    <w:rPr>
                      <w:rFonts w:ascii="Cambria Math" w:hAnsi="Cambria Math"/>
                      <w:sz w:val="22"/>
                      <w:szCs w:val="22"/>
                      <w:lang w:val="en-US"/>
                    </w:rPr>
                    <m:t>+</m:t>
                  </m:r>
                  <m:func>
                    <m:funcPr>
                      <m:ctrlPr>
                        <w:rPr>
                          <w:rFonts w:ascii="Cambria Math" w:hAnsi="Cambria Math"/>
                          <w:sz w:val="22"/>
                          <w:szCs w:val="22"/>
                          <w:lang w:val="en-US"/>
                        </w:rPr>
                      </m:ctrlPr>
                    </m:funcPr>
                    <m:fName>
                      <m:r>
                        <m:rPr>
                          <m:sty m:val="p"/>
                        </m:rPr>
                        <w:rPr>
                          <w:rFonts w:ascii="Cambria Math" w:hAnsi="Cambria Math"/>
                          <w:sz w:val="22"/>
                          <w:szCs w:val="22"/>
                          <w:lang w:val="en-US"/>
                        </w:rPr>
                        <m:t>cos</m:t>
                      </m:r>
                      <m:ctrlPr>
                        <w:rPr>
                          <w:rFonts w:ascii="Cambria Math" w:hAnsi="Cambria Math"/>
                          <w:i/>
                          <w:sz w:val="22"/>
                          <w:szCs w:val="22"/>
                          <w:lang w:val="en-US"/>
                        </w:rPr>
                      </m:ctrlPr>
                    </m:fName>
                    <m:e>
                      <m:d>
                        <m:dPr>
                          <m:ctrlPr>
                            <w:rPr>
                              <w:rFonts w:ascii="Cambria Math" w:hAnsi="Cambria Math"/>
                              <w:i/>
                              <w:sz w:val="22"/>
                              <w:szCs w:val="22"/>
                              <w:lang w:val="en-US"/>
                            </w:rPr>
                          </m:ctrlPr>
                        </m:dPr>
                        <m:e>
                          <m:r>
                            <m:rPr>
                              <m:nor/>
                            </m:rPr>
                            <w:rPr>
                              <w:rFonts w:ascii="Cambria Math" w:hAnsi="Cambria Math"/>
                              <w:sz w:val="22"/>
                              <w:szCs w:val="22"/>
                              <w:lang w:val="en-US"/>
                            </w:rPr>
                            <m:t>ta</m:t>
                          </m:r>
                        </m:e>
                      </m:d>
                    </m:e>
                  </m:func>
                </m:e>
              </m:groupChr>
              <m:ctrlPr>
                <w:rPr>
                  <w:rFonts w:ascii="Cambria Math" w:hAnsi="Cambria Math"/>
                  <w:sz w:val="22"/>
                  <w:szCs w:val="22"/>
                  <w:lang w:val="en-US"/>
                </w:rPr>
              </m:ctrlPr>
            </m:e>
            <m:lim>
              <m:r>
                <m:rPr>
                  <m:nor/>
                </m:rPr>
                <w:rPr>
                  <w:rFonts w:ascii="Cambria Math" w:hAnsi="Cambria Math"/>
                  <w:sz w:val="22"/>
                  <w:szCs w:val="22"/>
                  <w:lang w:val="en-US"/>
                </w:rPr>
                <m:t>Movement terms</m:t>
              </m:r>
            </m:lim>
          </m:limLow>
          <m:r>
            <w:rPr>
              <w:rFonts w:ascii="Cambria Math" w:hAnsi="Cambria Math"/>
              <w:sz w:val="22"/>
              <w:szCs w:val="22"/>
              <w:lang w:val="en-US"/>
            </w:rPr>
            <m:t>+</m:t>
          </m:r>
        </m:oMath>
      </m:oMathPara>
    </w:p>
    <w:p w14:paraId="6BD4DDA1" w14:textId="77777777" w:rsidR="00E647CC" w:rsidRPr="00370243" w:rsidRDefault="00000000" w:rsidP="00291497">
      <w:pPr>
        <w:rPr>
          <w:rFonts w:ascii="Cambria Math" w:hAnsi="Cambria Math"/>
          <w:sz w:val="22"/>
          <w:szCs w:val="22"/>
          <w:lang w:val="en-US"/>
          <w:oMath/>
        </w:rPr>
      </w:pPr>
      <m:oMathPara>
        <m:oMath>
          <m:limLow>
            <m:limLowPr>
              <m:ctrlPr>
                <w:rPr>
                  <w:rFonts w:ascii="Cambria Math" w:hAnsi="Cambria Math"/>
                  <w:i/>
                  <w:sz w:val="22"/>
                  <w:szCs w:val="22"/>
                  <w:lang w:val="en-US"/>
                </w:rPr>
              </m:ctrlPr>
            </m:limLowPr>
            <m:e>
              <m:groupChr>
                <m:groupChrPr>
                  <m:ctrlPr>
                    <w:rPr>
                      <w:rFonts w:ascii="Cambria Math" w:hAnsi="Cambria Math"/>
                      <w:sz w:val="22"/>
                      <w:szCs w:val="22"/>
                      <w:lang w:val="en-US"/>
                    </w:rPr>
                  </m:ctrlPr>
                </m:groupChrPr>
                <m:e>
                  <m:eqArr>
                    <m:eqArrPr>
                      <m:ctrlPr>
                        <w:rPr>
                          <w:rFonts w:ascii="Cambria Math" w:hAnsi="Cambria Math"/>
                          <w:i/>
                          <w:sz w:val="22"/>
                          <w:szCs w:val="22"/>
                          <w:lang w:val="en-US"/>
                        </w:rPr>
                      </m:ctrlPr>
                    </m:eqArrPr>
                    <m:e>
                      <m:d>
                        <m:dPr>
                          <m:ctrlPr>
                            <w:rPr>
                              <w:rFonts w:ascii="Cambria Math" w:hAnsi="Cambria Math"/>
                              <w:i/>
                              <w:sz w:val="22"/>
                              <w:szCs w:val="22"/>
                              <w:lang w:val="en-US"/>
                            </w:rPr>
                          </m:ctrlPr>
                        </m:dPr>
                        <m:e>
                          <w:proofErr w:type="spellStart"/>
                          <m:r>
                            <m:rPr>
                              <m:nor/>
                            </m:rPr>
                            <w:rPr>
                              <w:rFonts w:ascii="Cambria Math" w:hAnsi="Cambria Math"/>
                              <w:sz w:val="22"/>
                              <w:szCs w:val="22"/>
                              <w:lang w:val="en-US"/>
                            </w:rPr>
                            <m:t>landuse</m:t>
                          </m:r>
                          <m:r>
                            <m:rPr>
                              <m:lit/>
                              <m:nor/>
                            </m:rPr>
                            <w:rPr>
                              <w:rFonts w:ascii="Cambria Math" w:hAnsi="Cambria Math"/>
                              <w:sz w:val="22"/>
                              <w:szCs w:val="22"/>
                              <w:lang w:val="en-US"/>
                            </w:rPr>
                            <m:t>_</m:t>
                          </m:r>
                          <m:r>
                            <m:rPr>
                              <m:nor/>
                            </m:rPr>
                            <w:rPr>
                              <w:rFonts w:ascii="Cambria Math" w:hAnsi="Cambria Math"/>
                              <w:sz w:val="22"/>
                              <w:szCs w:val="22"/>
                              <w:lang w:val="en-US"/>
                            </w:rPr>
                            <m:t>end</m:t>
                          </m:r>
                          <w:proofErr w:type="spellEnd"/>
                          <m:r>
                            <w:rPr>
                              <w:rFonts w:ascii="Cambria Math" w:hAnsi="Cambria Math"/>
                              <w:sz w:val="22"/>
                              <w:szCs w:val="22"/>
                              <w:lang w:val="en-US"/>
                            </w:rPr>
                            <m:t>+</m:t>
                          </m:r>
                          <m:r>
                            <m:rPr>
                              <m:nor/>
                            </m:rPr>
                            <w:rPr>
                              <w:rFonts w:ascii="Cambria Math" w:hAnsi="Cambria Math"/>
                              <w:sz w:val="22"/>
                              <w:szCs w:val="22"/>
                              <w:lang w:val="en-US"/>
                            </w:rPr>
                            <m:t>dist</m:t>
                          </m:r>
                          <m:r>
                            <m:rPr>
                              <m:lit/>
                              <m:nor/>
                            </m:rPr>
                            <w:rPr>
                              <w:rFonts w:ascii="Cambria Math" w:hAnsi="Cambria Math"/>
                              <w:sz w:val="22"/>
                              <w:szCs w:val="22"/>
                              <w:lang w:val="en-US"/>
                            </w:rPr>
                            <m:t>_</m:t>
                          </m:r>
                          <w:proofErr w:type="spellStart"/>
                          <m:r>
                            <m:rPr>
                              <m:nor/>
                            </m:rPr>
                            <w:rPr>
                              <w:rFonts w:ascii="Cambria Math" w:hAnsi="Cambria Math"/>
                              <w:sz w:val="22"/>
                              <w:szCs w:val="22"/>
                              <w:lang w:val="en-US"/>
                            </w:rPr>
                            <m:t>to</m:t>
                          </m:r>
                          <m:r>
                            <m:rPr>
                              <m:lit/>
                              <m:nor/>
                            </m:rPr>
                            <w:rPr>
                              <w:rFonts w:ascii="Cambria Math" w:hAnsi="Cambria Math"/>
                              <w:sz w:val="22"/>
                              <w:szCs w:val="22"/>
                              <w:lang w:val="en-US"/>
                            </w:rPr>
                            <m:t>_</m:t>
                          </m:r>
                          <m:r>
                            <m:rPr>
                              <m:nor/>
                            </m:rPr>
                            <w:rPr>
                              <w:rFonts w:ascii="Cambria Math" w:hAnsi="Cambria Math"/>
                              <w:sz w:val="22"/>
                              <w:szCs w:val="22"/>
                              <w:lang w:val="en-US"/>
                            </w:rPr>
                            <m:t>water</m:t>
                          </m:r>
                          <m:r>
                            <m:rPr>
                              <m:lit/>
                              <m:nor/>
                            </m:rPr>
                            <w:rPr>
                              <w:rFonts w:ascii="Cambria Math" w:hAnsi="Cambria Math"/>
                              <w:sz w:val="22"/>
                              <w:szCs w:val="22"/>
                              <w:lang w:val="en-US"/>
                            </w:rPr>
                            <m:t>_</m:t>
                          </m:r>
                          <m:r>
                            <m:rPr>
                              <m:nor/>
                            </m:rPr>
                            <w:rPr>
                              <w:rFonts w:ascii="Cambria Math" w:hAnsi="Cambria Math"/>
                              <w:sz w:val="22"/>
                              <w:szCs w:val="22"/>
                              <w:lang w:val="en-US"/>
                            </w:rPr>
                            <m:t>end</m:t>
                          </m:r>
                          <w:proofErr w:type="spellEnd"/>
                          <m:r>
                            <w:rPr>
                              <w:rFonts w:ascii="Cambria Math" w:hAnsi="Cambria Math"/>
                              <w:sz w:val="22"/>
                              <w:szCs w:val="22"/>
                              <w:lang w:val="en-US"/>
                            </w:rPr>
                            <m:t>+</m:t>
                          </m:r>
                          <m:r>
                            <m:rPr>
                              <m:nor/>
                            </m:rPr>
                            <w:rPr>
                              <w:rFonts w:ascii="Cambria Math" w:hAnsi="Cambria Math"/>
                              <w:sz w:val="22"/>
                              <w:szCs w:val="22"/>
                              <w:lang w:val="en-US"/>
                            </w:rPr>
                            <m:t>elevation</m:t>
                          </m:r>
                          <m:r>
                            <m:rPr>
                              <m:lit/>
                              <m:nor/>
                            </m:rPr>
                            <w:rPr>
                              <w:rFonts w:ascii="Cambria Math" w:hAnsi="Cambria Math"/>
                              <w:sz w:val="22"/>
                              <w:szCs w:val="22"/>
                              <w:lang w:val="en-US"/>
                            </w:rPr>
                            <m:t>_</m:t>
                          </m:r>
                          <m:r>
                            <m:rPr>
                              <m:nor/>
                            </m:rPr>
                            <w:rPr>
                              <w:rFonts w:ascii="Cambria Math" w:hAnsi="Cambria Math"/>
                              <w:sz w:val="22"/>
                              <w:szCs w:val="22"/>
                              <w:lang w:val="en-US"/>
                            </w:rPr>
                            <m:t>end</m:t>
                          </m:r>
                        </m:e>
                      </m:d>
                      <m:r>
                        <w:rPr>
                          <w:rFonts w:ascii="Cambria Math" w:hAnsi="Cambria Math"/>
                          <w:sz w:val="22"/>
                          <w:szCs w:val="22"/>
                          <w:lang w:val="en-US"/>
                        </w:rPr>
                        <m:t>:</m:t>
                      </m:r>
                      <m:ctrlPr>
                        <w:rPr>
                          <w:rFonts w:ascii="Cambria Math" w:hAnsi="Cambria Math"/>
                          <w:sz w:val="22"/>
                          <w:szCs w:val="22"/>
                          <w:lang w:val="en-US"/>
                        </w:rPr>
                      </m:ctrlPr>
                    </m:e>
                    <m:e>
                      <m:d>
                        <m:dPr>
                          <m:ctrlPr>
                            <w:rPr>
                              <w:rFonts w:ascii="Cambria Math" w:hAnsi="Cambria Math"/>
                              <w:i/>
                              <w:sz w:val="22"/>
                              <w:szCs w:val="22"/>
                              <w:lang w:val="en-US"/>
                            </w:rPr>
                          </m:ctrlPr>
                        </m:dPr>
                        <m:e>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s1</m:t>
                          </m:r>
                          <m:r>
                            <m:rPr>
                              <m:lit/>
                              <m:nor/>
                            </m:rPr>
                            <w:rPr>
                              <w:rFonts w:ascii="Cambria Math" w:hAnsi="Cambria Math"/>
                              <w:sz w:val="22"/>
                              <w:szCs w:val="22"/>
                              <w:lang w:val="en-US"/>
                            </w:rPr>
                            <m:t>_</m:t>
                          </m:r>
                          <m:r>
                            <m:rPr>
                              <m:nor/>
                            </m:rPr>
                            <w:rPr>
                              <w:rFonts w:ascii="Cambria Math" w:hAnsi="Cambria Math"/>
                              <w:sz w:val="22"/>
                              <w:szCs w:val="22"/>
                              <w:lang w:val="en-US"/>
                            </w:rPr>
                            <m:t>t2</m:t>
                          </m:r>
                          <m:r>
                            <w:rPr>
                              <w:rFonts w:ascii="Cambria Math" w:hAnsi="Cambria Math"/>
                              <w:sz w:val="22"/>
                              <w:szCs w:val="22"/>
                              <w:lang w:val="en-US"/>
                            </w:rPr>
                            <m:t>+</m:t>
                          </m:r>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c1</m:t>
                          </m:r>
                          <m:r>
                            <m:rPr>
                              <m:lit/>
                              <m:nor/>
                            </m:rPr>
                            <w:rPr>
                              <w:rFonts w:ascii="Cambria Math" w:hAnsi="Cambria Math"/>
                              <w:sz w:val="22"/>
                              <w:szCs w:val="22"/>
                              <w:lang w:val="en-US"/>
                            </w:rPr>
                            <m:t>_</m:t>
                          </m:r>
                          <m:r>
                            <m:rPr>
                              <m:nor/>
                            </m:rPr>
                            <w:rPr>
                              <w:rFonts w:ascii="Cambria Math" w:hAnsi="Cambria Math"/>
                              <w:sz w:val="22"/>
                              <w:szCs w:val="22"/>
                              <w:lang w:val="en-US"/>
                            </w:rPr>
                            <m:t>t2</m:t>
                          </m:r>
                          <m:r>
                            <w:rPr>
                              <w:rFonts w:ascii="Cambria Math" w:hAnsi="Cambria Math"/>
                              <w:sz w:val="22"/>
                              <w:szCs w:val="22"/>
                              <w:lang w:val="en-US"/>
                            </w:rPr>
                            <m:t>+</m:t>
                          </m:r>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s2</m:t>
                          </m:r>
                          <m:r>
                            <m:rPr>
                              <m:lit/>
                              <m:nor/>
                            </m:rPr>
                            <w:rPr>
                              <w:rFonts w:ascii="Cambria Math" w:hAnsi="Cambria Math"/>
                              <w:sz w:val="22"/>
                              <w:szCs w:val="22"/>
                              <w:lang w:val="en-US"/>
                            </w:rPr>
                            <m:t>_</m:t>
                          </m:r>
                          <m:r>
                            <m:rPr>
                              <m:nor/>
                            </m:rPr>
                            <w:rPr>
                              <w:rFonts w:ascii="Cambria Math" w:hAnsi="Cambria Math"/>
                              <w:sz w:val="22"/>
                              <w:szCs w:val="22"/>
                              <w:lang w:val="en-US"/>
                            </w:rPr>
                            <m:t>t2</m:t>
                          </m:r>
                          <m:r>
                            <w:rPr>
                              <w:rFonts w:ascii="Cambria Math" w:hAnsi="Cambria Math"/>
                              <w:sz w:val="22"/>
                              <w:szCs w:val="22"/>
                              <w:lang w:val="en-US"/>
                            </w:rPr>
                            <m:t>+</m:t>
                          </m:r>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c2</m:t>
                          </m:r>
                          <m:r>
                            <m:rPr>
                              <m:lit/>
                              <m:nor/>
                            </m:rPr>
                            <w:rPr>
                              <w:rFonts w:ascii="Cambria Math" w:hAnsi="Cambria Math"/>
                              <w:sz w:val="22"/>
                              <w:szCs w:val="22"/>
                              <w:lang w:val="en-US"/>
                            </w:rPr>
                            <m:t>_</m:t>
                          </m:r>
                          <m:r>
                            <m:rPr>
                              <m:nor/>
                            </m:rPr>
                            <w:rPr>
                              <w:rFonts w:ascii="Cambria Math" w:hAnsi="Cambria Math"/>
                              <w:sz w:val="22"/>
                              <w:szCs w:val="22"/>
                              <w:lang w:val="en-US"/>
                            </w:rPr>
                            <m:t>t2</m:t>
                          </m:r>
                        </m:e>
                      </m:d>
                    </m:e>
                  </m:eqArr>
                </m:e>
              </m:groupChr>
              <m:ctrlPr>
                <w:rPr>
                  <w:rFonts w:ascii="Cambria Math" w:hAnsi="Cambria Math"/>
                  <w:sz w:val="22"/>
                  <w:szCs w:val="22"/>
                  <w:lang w:val="en-US"/>
                </w:rPr>
              </m:ctrlPr>
            </m:e>
            <m:lim>
              <m:r>
                <m:rPr>
                  <m:nor/>
                </m:rPr>
                <w:rPr>
                  <w:rFonts w:ascii="Cambria Math" w:hAnsi="Cambria Math"/>
                  <w:sz w:val="22"/>
                  <w:szCs w:val="22"/>
                  <w:lang w:val="en-US"/>
                </w:rPr>
                <m:t>Habitat × time interactions</m:t>
              </m:r>
            </m:lim>
          </m:limLow>
          <m:r>
            <w:rPr>
              <w:rFonts w:ascii="Cambria Math" w:hAnsi="Cambria Math"/>
              <w:sz w:val="22"/>
              <w:szCs w:val="22"/>
              <w:lang w:val="en-US"/>
            </w:rPr>
            <m:t xml:space="preserve">+ </m:t>
          </m:r>
        </m:oMath>
      </m:oMathPara>
    </w:p>
    <w:p w14:paraId="60475861" w14:textId="77777777" w:rsidR="00E647CC" w:rsidRPr="00370243" w:rsidRDefault="00000000" w:rsidP="00291497">
      <w:pPr>
        <w:rPr>
          <w:rFonts w:ascii="Cambria Math" w:hAnsi="Cambria Math"/>
          <w:sz w:val="22"/>
          <w:szCs w:val="22"/>
          <w:lang w:val="en-US"/>
          <w:oMath/>
        </w:rPr>
      </w:pPr>
      <m:oMathPara>
        <m:oMath>
          <m:limLow>
            <m:limLowPr>
              <m:ctrlPr>
                <w:rPr>
                  <w:rFonts w:ascii="Cambria Math" w:hAnsi="Cambria Math"/>
                  <w:i/>
                  <w:sz w:val="22"/>
                  <w:szCs w:val="22"/>
                  <w:lang w:val="en-US"/>
                </w:rPr>
              </m:ctrlPr>
            </m:limLowPr>
            <m:e>
              <m:groupChr>
                <m:groupChrPr>
                  <m:ctrlPr>
                    <w:rPr>
                      <w:rFonts w:ascii="Cambria Math" w:hAnsi="Cambria Math"/>
                      <w:sz w:val="22"/>
                      <w:szCs w:val="22"/>
                      <w:lang w:val="en-US"/>
                    </w:rPr>
                  </m:ctrlPr>
                </m:groupChrPr>
                <m:e>
                  <m:eqArr>
                    <m:eqArrPr>
                      <m:ctrlPr>
                        <w:rPr>
                          <w:rFonts w:ascii="Cambria Math" w:hAnsi="Cambria Math"/>
                          <w:i/>
                          <w:sz w:val="22"/>
                          <w:szCs w:val="22"/>
                          <w:lang w:val="en-US"/>
                        </w:rPr>
                      </m:ctrlPr>
                    </m:eqArrPr>
                    <m:e>
                      <m:d>
                        <m:dPr>
                          <m:ctrlPr>
                            <w:rPr>
                              <w:rFonts w:ascii="Cambria Math" w:hAnsi="Cambria Math"/>
                              <w:i/>
                              <w:sz w:val="22"/>
                              <w:szCs w:val="22"/>
                              <w:lang w:val="en-US"/>
                            </w:rPr>
                          </m:ctrlPr>
                        </m:dPr>
                        <m:e>
                          <m:r>
                            <m:rPr>
                              <m:nor/>
                            </m:rPr>
                            <w:rPr>
                              <w:rFonts w:ascii="Cambria Math" w:hAnsi="Cambria Math"/>
                              <w:sz w:val="22"/>
                              <w:szCs w:val="22"/>
                              <w:lang w:val="en-US"/>
                            </w:rPr>
                            <m:t>sl</m:t>
                          </m:r>
                          <m:r>
                            <w:rPr>
                              <w:rFonts w:ascii="Cambria Math" w:hAnsi="Cambria Math"/>
                              <w:sz w:val="22"/>
                              <w:szCs w:val="22"/>
                              <w:lang w:val="en-US"/>
                            </w:rPr>
                            <m:t>+</m:t>
                          </m:r>
                          <m:func>
                            <m:funcPr>
                              <m:ctrlPr>
                                <w:rPr>
                                  <w:rFonts w:ascii="Cambria Math" w:hAnsi="Cambria Math"/>
                                  <w:sz w:val="22"/>
                                  <w:szCs w:val="22"/>
                                  <w:lang w:val="en-US"/>
                                </w:rPr>
                              </m:ctrlPr>
                            </m:funcPr>
                            <m:fName>
                              <m:r>
                                <m:rPr>
                                  <m:sty m:val="p"/>
                                </m:rPr>
                                <w:rPr>
                                  <w:rFonts w:ascii="Cambria Math" w:hAnsi="Cambria Math"/>
                                  <w:sz w:val="22"/>
                                  <w:szCs w:val="22"/>
                                  <w:lang w:val="en-US"/>
                                </w:rPr>
                                <m:t>log</m:t>
                              </m:r>
                              <m:ctrlPr>
                                <w:rPr>
                                  <w:rFonts w:ascii="Cambria Math" w:hAnsi="Cambria Math"/>
                                  <w:i/>
                                  <w:sz w:val="22"/>
                                  <w:szCs w:val="22"/>
                                  <w:lang w:val="en-US"/>
                                </w:rPr>
                              </m:ctrlPr>
                            </m:fName>
                            <m:e>
                              <m:d>
                                <m:dPr>
                                  <m:ctrlPr>
                                    <w:rPr>
                                      <w:rFonts w:ascii="Cambria Math" w:hAnsi="Cambria Math"/>
                                      <w:i/>
                                      <w:sz w:val="22"/>
                                      <w:szCs w:val="22"/>
                                      <w:lang w:val="en-US"/>
                                    </w:rPr>
                                  </m:ctrlPr>
                                </m:dPr>
                                <m:e>
                                  <m:r>
                                    <m:rPr>
                                      <m:nor/>
                                    </m:rPr>
                                    <w:rPr>
                                      <w:rFonts w:ascii="Cambria Math" w:hAnsi="Cambria Math"/>
                                      <w:sz w:val="22"/>
                                      <w:szCs w:val="22"/>
                                      <w:lang w:val="en-US"/>
                                    </w:rPr>
                                    <m:t>sl</m:t>
                                  </m:r>
                                </m:e>
                              </m:d>
                            </m:e>
                          </m:func>
                          <m:r>
                            <w:rPr>
                              <w:rFonts w:ascii="Cambria Math" w:hAnsi="Cambria Math"/>
                              <w:sz w:val="22"/>
                              <w:szCs w:val="22"/>
                              <w:lang w:val="en-US"/>
                            </w:rPr>
                            <m:t>+</m:t>
                          </m:r>
                          <m:func>
                            <m:funcPr>
                              <m:ctrlPr>
                                <w:rPr>
                                  <w:rFonts w:ascii="Cambria Math" w:hAnsi="Cambria Math"/>
                                  <w:sz w:val="22"/>
                                  <w:szCs w:val="22"/>
                                  <w:lang w:val="en-US"/>
                                </w:rPr>
                              </m:ctrlPr>
                            </m:funcPr>
                            <m:fName>
                              <m:r>
                                <m:rPr>
                                  <m:sty m:val="p"/>
                                </m:rPr>
                                <w:rPr>
                                  <w:rFonts w:ascii="Cambria Math" w:hAnsi="Cambria Math"/>
                                  <w:sz w:val="22"/>
                                  <w:szCs w:val="22"/>
                                  <w:lang w:val="en-US"/>
                                </w:rPr>
                                <m:t>cos</m:t>
                              </m:r>
                              <m:ctrlPr>
                                <w:rPr>
                                  <w:rFonts w:ascii="Cambria Math" w:hAnsi="Cambria Math"/>
                                  <w:i/>
                                  <w:sz w:val="22"/>
                                  <w:szCs w:val="22"/>
                                  <w:lang w:val="en-US"/>
                                </w:rPr>
                              </m:ctrlPr>
                            </m:fName>
                            <m:e>
                              <m:d>
                                <m:dPr>
                                  <m:ctrlPr>
                                    <w:rPr>
                                      <w:rFonts w:ascii="Cambria Math" w:hAnsi="Cambria Math"/>
                                      <w:i/>
                                      <w:sz w:val="22"/>
                                      <w:szCs w:val="22"/>
                                      <w:lang w:val="en-US"/>
                                    </w:rPr>
                                  </m:ctrlPr>
                                </m:dPr>
                                <m:e>
                                  <m:r>
                                    <m:rPr>
                                      <m:nor/>
                                    </m:rPr>
                                    <w:rPr>
                                      <w:rFonts w:ascii="Cambria Math" w:hAnsi="Cambria Math"/>
                                      <w:sz w:val="22"/>
                                      <w:szCs w:val="22"/>
                                      <w:lang w:val="en-US"/>
                                    </w:rPr>
                                    <m:t>ta</m:t>
                                  </m:r>
                                </m:e>
                              </m:d>
                            </m:e>
                          </m:func>
                        </m:e>
                      </m:d>
                      <m:r>
                        <m:rPr>
                          <m:sty m:val="p"/>
                        </m:rPr>
                        <w:rPr>
                          <w:rFonts w:ascii="Cambria Math" w:hAnsi="Cambria Math"/>
                          <w:sz w:val="22"/>
                          <w:szCs w:val="22"/>
                          <w:lang w:val="en-US"/>
                        </w:rPr>
                        <m:t>:</m:t>
                      </m:r>
                      <m:ctrlPr>
                        <w:rPr>
                          <w:rFonts w:ascii="Cambria Math" w:hAnsi="Cambria Math"/>
                          <w:sz w:val="22"/>
                          <w:szCs w:val="22"/>
                          <w:lang w:val="en-US"/>
                        </w:rPr>
                      </m:ctrlPr>
                    </m:e>
                    <m:e>
                      <m:d>
                        <m:dPr>
                          <m:ctrlPr>
                            <w:rPr>
                              <w:rFonts w:ascii="Cambria Math" w:hAnsi="Cambria Math"/>
                              <w:i/>
                              <w:sz w:val="22"/>
                              <w:szCs w:val="22"/>
                              <w:lang w:val="en-US"/>
                            </w:rPr>
                          </m:ctrlPr>
                        </m:dPr>
                        <m:e>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s1</m:t>
                          </m:r>
                          <m:r>
                            <m:rPr>
                              <m:lit/>
                              <m:nor/>
                            </m:rPr>
                            <w:rPr>
                              <w:rFonts w:ascii="Cambria Math" w:hAnsi="Cambria Math"/>
                              <w:sz w:val="22"/>
                              <w:szCs w:val="22"/>
                              <w:lang w:val="en-US"/>
                            </w:rPr>
                            <m:t>_</m:t>
                          </m:r>
                          <m:r>
                            <m:rPr>
                              <m:nor/>
                            </m:rPr>
                            <w:rPr>
                              <w:rFonts w:ascii="Cambria Math" w:hAnsi="Cambria Math"/>
                              <w:sz w:val="22"/>
                              <w:szCs w:val="22"/>
                              <w:lang w:val="en-US"/>
                            </w:rPr>
                            <m:t>t1</m:t>
                          </m:r>
                          <m:r>
                            <w:rPr>
                              <w:rFonts w:ascii="Cambria Math" w:hAnsi="Cambria Math"/>
                              <w:sz w:val="22"/>
                              <w:szCs w:val="22"/>
                              <w:lang w:val="en-US"/>
                            </w:rPr>
                            <m:t>+</m:t>
                          </m:r>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c1</m:t>
                          </m:r>
                          <m:r>
                            <m:rPr>
                              <m:lit/>
                              <m:nor/>
                            </m:rPr>
                            <w:rPr>
                              <w:rFonts w:ascii="Cambria Math" w:hAnsi="Cambria Math"/>
                              <w:sz w:val="22"/>
                              <w:szCs w:val="22"/>
                              <w:lang w:val="en-US"/>
                            </w:rPr>
                            <m:t>_</m:t>
                          </m:r>
                          <m:r>
                            <m:rPr>
                              <m:nor/>
                            </m:rPr>
                            <w:rPr>
                              <w:rFonts w:ascii="Cambria Math" w:hAnsi="Cambria Math"/>
                              <w:sz w:val="22"/>
                              <w:szCs w:val="22"/>
                              <w:lang w:val="en-US"/>
                            </w:rPr>
                            <m:t>t1</m:t>
                          </m:r>
                          <m:r>
                            <w:rPr>
                              <w:rFonts w:ascii="Cambria Math" w:hAnsi="Cambria Math"/>
                              <w:sz w:val="22"/>
                              <w:szCs w:val="22"/>
                              <w:lang w:val="en-US"/>
                            </w:rPr>
                            <m:t>+</m:t>
                          </m:r>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s2</m:t>
                          </m:r>
                          <m:r>
                            <m:rPr>
                              <m:lit/>
                              <m:nor/>
                            </m:rPr>
                            <w:rPr>
                              <w:rFonts w:ascii="Cambria Math" w:hAnsi="Cambria Math"/>
                              <w:sz w:val="22"/>
                              <w:szCs w:val="22"/>
                              <w:lang w:val="en-US"/>
                            </w:rPr>
                            <m:t>_</m:t>
                          </m:r>
                          <m:r>
                            <m:rPr>
                              <m:nor/>
                            </m:rPr>
                            <w:rPr>
                              <w:rFonts w:ascii="Cambria Math" w:hAnsi="Cambria Math"/>
                              <w:sz w:val="22"/>
                              <w:szCs w:val="22"/>
                              <w:lang w:val="en-US"/>
                            </w:rPr>
                            <m:t>t1</m:t>
                          </m:r>
                          <m:r>
                            <w:rPr>
                              <w:rFonts w:ascii="Cambria Math" w:hAnsi="Cambria Math"/>
                              <w:sz w:val="22"/>
                              <w:szCs w:val="22"/>
                              <w:lang w:val="en-US"/>
                            </w:rPr>
                            <m:t>+</m:t>
                          </m:r>
                          <m:r>
                            <m:rPr>
                              <m:nor/>
                            </m:rPr>
                            <w:rPr>
                              <w:rFonts w:ascii="Cambria Math" w:hAnsi="Cambria Math"/>
                              <w:sz w:val="22"/>
                              <w:szCs w:val="22"/>
                              <w:lang w:val="en-US"/>
                            </w:rPr>
                            <m:t>hour</m:t>
                          </m:r>
                          <m:r>
                            <m:rPr>
                              <m:lit/>
                              <m:nor/>
                            </m:rPr>
                            <w:rPr>
                              <w:rFonts w:ascii="Cambria Math" w:hAnsi="Cambria Math"/>
                              <w:sz w:val="22"/>
                              <w:szCs w:val="22"/>
                              <w:lang w:val="en-US"/>
                            </w:rPr>
                            <m:t>_</m:t>
                          </m:r>
                          <m:r>
                            <m:rPr>
                              <m:nor/>
                            </m:rPr>
                            <w:rPr>
                              <w:rFonts w:ascii="Cambria Math" w:hAnsi="Cambria Math"/>
                              <w:sz w:val="22"/>
                              <w:szCs w:val="22"/>
                              <w:lang w:val="en-US"/>
                            </w:rPr>
                            <m:t>c2</m:t>
                          </m:r>
                          <m:r>
                            <m:rPr>
                              <m:lit/>
                              <m:nor/>
                            </m:rPr>
                            <w:rPr>
                              <w:rFonts w:ascii="Cambria Math" w:hAnsi="Cambria Math"/>
                              <w:sz w:val="22"/>
                              <w:szCs w:val="22"/>
                              <w:lang w:val="en-US"/>
                            </w:rPr>
                            <m:t>_</m:t>
                          </m:r>
                          <m:r>
                            <m:rPr>
                              <m:nor/>
                            </m:rPr>
                            <w:rPr>
                              <w:rFonts w:ascii="Cambria Math" w:hAnsi="Cambria Math"/>
                              <w:sz w:val="22"/>
                              <w:szCs w:val="22"/>
                              <w:lang w:val="en-US"/>
                            </w:rPr>
                            <m:t>t1</m:t>
                          </m:r>
                        </m:e>
                      </m:d>
                    </m:e>
                  </m:eqArr>
                </m:e>
              </m:groupChr>
              <m:ctrlPr>
                <w:rPr>
                  <w:rFonts w:ascii="Cambria Math" w:hAnsi="Cambria Math"/>
                  <w:sz w:val="22"/>
                  <w:szCs w:val="22"/>
                  <w:lang w:val="en-US"/>
                </w:rPr>
              </m:ctrlPr>
            </m:e>
            <m:lim>
              <m:r>
                <m:rPr>
                  <m:nor/>
                </m:rPr>
                <w:rPr>
                  <w:rFonts w:ascii="Cambria Math" w:hAnsi="Cambria Math"/>
                  <w:sz w:val="22"/>
                  <w:szCs w:val="22"/>
                  <w:lang w:val="en-US"/>
                </w:rPr>
                <m:t>Movement × time interactions</m:t>
              </m:r>
            </m:lim>
          </m:limLow>
          <m:r>
            <w:rPr>
              <w:rFonts w:ascii="Cambria Math" w:hAnsi="Cambria Math"/>
              <w:sz w:val="22"/>
              <w:szCs w:val="22"/>
              <w:lang w:val="en-US"/>
            </w:rPr>
            <m:t>+ </m:t>
          </m:r>
        </m:oMath>
      </m:oMathPara>
    </w:p>
    <w:p w14:paraId="600D3D67" w14:textId="16B048AE" w:rsidR="004B3720" w:rsidRPr="00370243" w:rsidRDefault="00000000" w:rsidP="00291497">
      <w:pPr>
        <w:rPr>
          <w:rFonts w:eastAsiaTheme="minorEastAsia"/>
          <w:sz w:val="22"/>
          <w:szCs w:val="22"/>
          <w:lang w:val="en-US"/>
        </w:rPr>
      </w:pPr>
      <m:oMathPara>
        <m:oMath>
          <m:limLow>
            <m:limLowPr>
              <m:ctrlPr>
                <w:rPr>
                  <w:rFonts w:ascii="Cambria Math" w:hAnsi="Cambria Math"/>
                  <w:i/>
                  <w:sz w:val="22"/>
                  <w:szCs w:val="22"/>
                  <w:lang w:val="en-US"/>
                </w:rPr>
              </m:ctrlPr>
            </m:limLowPr>
            <m:e>
              <m:groupChr>
                <m:groupChrPr>
                  <m:ctrlPr>
                    <w:rPr>
                      <w:rFonts w:ascii="Cambria Math" w:hAnsi="Cambria Math"/>
                      <w:sz w:val="22"/>
                      <w:szCs w:val="22"/>
                      <w:lang w:val="en-US"/>
                    </w:rPr>
                  </m:ctrlPr>
                </m:groupChrPr>
                <m:e>
                  <m:r>
                    <m:rPr>
                      <m:nor/>
                    </m:rPr>
                    <w:rPr>
                      <w:rFonts w:ascii="Cambria Math" w:hAnsi="Cambria Math"/>
                      <w:sz w:val="22"/>
                      <w:szCs w:val="22"/>
                      <w:lang w:val="en-US"/>
                    </w:rPr>
                    <m:t>strata</m:t>
                  </m:r>
                  <m:d>
                    <m:dPr>
                      <m:ctrlPr>
                        <w:rPr>
                          <w:rFonts w:ascii="Cambria Math" w:hAnsi="Cambria Math"/>
                          <w:i/>
                          <w:sz w:val="22"/>
                          <w:szCs w:val="22"/>
                          <w:lang w:val="en-US"/>
                        </w:rPr>
                      </m:ctrlPr>
                    </m:dPr>
                    <m:e>
                      <w:proofErr w:type="spellStart"/>
                      <m:r>
                        <m:rPr>
                          <m:nor/>
                        </m:rPr>
                        <w:rPr>
                          <w:rFonts w:ascii="Cambria Math" w:hAnsi="Cambria Math"/>
                          <w:sz w:val="22"/>
                          <w:szCs w:val="22"/>
                          <w:lang w:val="en-US"/>
                        </w:rPr>
                        <m:t>step</m:t>
                      </m:r>
                      <m:r>
                        <m:rPr>
                          <m:lit/>
                          <m:nor/>
                        </m:rPr>
                        <w:rPr>
                          <w:rFonts w:ascii="Cambria Math" w:hAnsi="Cambria Math"/>
                          <w:sz w:val="22"/>
                          <w:szCs w:val="22"/>
                          <w:lang w:val="en-US"/>
                        </w:rPr>
                        <m:t>_</m:t>
                      </m:r>
                      <m:r>
                        <m:rPr>
                          <m:nor/>
                        </m:rPr>
                        <w:rPr>
                          <w:rFonts w:ascii="Cambria Math" w:hAnsi="Cambria Math"/>
                          <w:sz w:val="22"/>
                          <w:szCs w:val="22"/>
                          <w:lang w:val="en-US"/>
                        </w:rPr>
                        <m:t>id</m:t>
                      </m:r>
                      <w:proofErr w:type="spellEnd"/>
                    </m:e>
                  </m:d>
                </m:e>
              </m:groupChr>
              <m:ctrlPr>
                <w:rPr>
                  <w:rFonts w:ascii="Cambria Math" w:hAnsi="Cambria Math"/>
                  <w:sz w:val="22"/>
                  <w:szCs w:val="22"/>
                  <w:lang w:val="en-US"/>
                </w:rPr>
              </m:ctrlPr>
            </m:e>
            <m:lim>
              <m:r>
                <m:rPr>
                  <m:nor/>
                </m:rPr>
                <w:rPr>
                  <w:rFonts w:ascii="Cambria Math" w:hAnsi="Cambria Math"/>
                  <w:sz w:val="22"/>
                  <w:szCs w:val="22"/>
                  <w:lang w:val="en-US"/>
                </w:rPr>
                <m:t>Stratified matched design</m:t>
              </m:r>
            </m:lim>
          </m:limLow>
        </m:oMath>
      </m:oMathPara>
    </w:p>
    <w:p w14:paraId="7573A91A" w14:textId="77777777" w:rsidR="00E647CC" w:rsidRPr="00370243" w:rsidRDefault="00E647CC" w:rsidP="00E647CC">
      <w:pPr>
        <w:rPr>
          <w:lang w:val="en-US"/>
        </w:rPr>
      </w:pPr>
      <w:r w:rsidRPr="00370243">
        <w:rPr>
          <w:noProof/>
          <w:lang w:val="en-US"/>
        </w:rPr>
        <mc:AlternateContent>
          <mc:Choice Requires="wps">
            <w:drawing>
              <wp:anchor distT="0" distB="0" distL="114300" distR="114300" simplePos="0" relativeHeight="251664384" behindDoc="0" locked="0" layoutInCell="1" allowOverlap="1" wp14:anchorId="15120059" wp14:editId="6EA41C3D">
                <wp:simplePos x="0" y="0"/>
                <wp:positionH relativeFrom="column">
                  <wp:posOffset>-73949</wp:posOffset>
                </wp:positionH>
                <wp:positionV relativeFrom="paragraph">
                  <wp:posOffset>45720</wp:posOffset>
                </wp:positionV>
                <wp:extent cx="5357495" cy="1753235"/>
                <wp:effectExtent l="0" t="0" r="0" b="0"/>
                <wp:wrapSquare wrapText="bothSides"/>
                <wp:docPr id="538448285" name="Text Box 1"/>
                <wp:cNvGraphicFramePr/>
                <a:graphic xmlns:a="http://schemas.openxmlformats.org/drawingml/2006/main">
                  <a:graphicData uri="http://schemas.microsoft.com/office/word/2010/wordprocessingShape">
                    <wps:wsp>
                      <wps:cNvSpPr txBox="1"/>
                      <wps:spPr>
                        <a:xfrm>
                          <a:off x="0" y="0"/>
                          <a:ext cx="5357495" cy="1753235"/>
                        </a:xfrm>
                        <a:prstGeom prst="rect">
                          <a:avLst/>
                        </a:prstGeom>
                        <a:solidFill>
                          <a:prstClr val="white"/>
                        </a:solidFill>
                        <a:ln>
                          <a:noFill/>
                        </a:ln>
                      </wps:spPr>
                      <wps:txbx>
                        <w:txbxContent>
                          <w:p w14:paraId="349E4632" w14:textId="1F28F0BD" w:rsidR="00E647CC" w:rsidRPr="00153797" w:rsidRDefault="00E647CC" w:rsidP="00E647CC">
                            <w:r w:rsidRPr="00153797">
                              <w:t xml:space="preserve">Equation 9: Model used for integrated step selection analysis. Habitat selection and movement were </w:t>
                            </w:r>
                            <w:proofErr w:type="spellStart"/>
                            <w:r w:rsidRPr="00153797">
                              <w:t>modeled</w:t>
                            </w:r>
                            <w:proofErr w:type="spellEnd"/>
                            <w:r w:rsidRPr="00153797">
                              <w:t xml:space="preserve"> using main effects (e.g. land </w:t>
                            </w:r>
                            <w:r w:rsidR="00F9515D">
                              <w:t>cover</w:t>
                            </w:r>
                            <w:r w:rsidRPr="00153797">
                              <w:t>, elevation), movement terms (step length, log-transformed step length, and cosine of turning angle), and interactions with time of day (harmonic terms). Harmonic terms were constructed using sine and cosine transformations of the time of day at both the start (*_t1) and end (*_t2) of each step. Terms of the form hour_s1_t2, hour_c2_t1, etc., represent sinusoidal transformations with 2 cycles per 24 hours, enabling the model to capture diel activity rhythms and their influence on both movement and habitat selection.</w:t>
                            </w:r>
                          </w:p>
                          <w:p w14:paraId="36F7B598" w14:textId="77777777" w:rsidR="00E647CC" w:rsidRPr="00153797" w:rsidRDefault="00E647CC" w:rsidP="00E647CC">
                            <w:pPr>
                              <w:rPr>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20059" id="_x0000_s1032" type="#_x0000_t202" style="position:absolute;margin-left:-5.8pt;margin-top:3.6pt;width:421.85pt;height:13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" stroked="f">
                <v:textbox inset="0,0,0,0">
                  <w:txbxContent>
                    <w:p w14:paraId="349E4632" w14:textId="1F28F0BD" w:rsidR="00E647CC" w:rsidRPr="00153797" w:rsidRDefault="00E647CC" w:rsidP="00E647CC">
                      <w:r w:rsidRPr="00153797">
                        <w:t xml:space="preserve">Equation 9: Model used for integrated step selection analysis. Habitat selection and movement were </w:t>
                      </w:r>
                      <w:proofErr w:type="spellStart"/>
                      <w:r w:rsidRPr="00153797">
                        <w:t>modeled</w:t>
                      </w:r>
                      <w:proofErr w:type="spellEnd"/>
                      <w:r w:rsidRPr="00153797">
                        <w:t xml:space="preserve"> using main effects (e.g. land </w:t>
                      </w:r>
                      <w:r w:rsidR="00F9515D">
                        <w:t>cover</w:t>
                      </w:r>
                      <w:r w:rsidRPr="00153797">
                        <w:t>, elevation), movement terms (step length, log-transformed step length, and cosine of turning angle), and interactions with time of day (harmonic terms). Harmonic terms were constructed using sine and cosine transformations of the time of day at both the start (*_t1) and end (*_t2) of each step. Terms of the form hour_s1_t2, hour_c2_t1, etc., represent sinusoidal transformations with 2 cycles per 24 hours, enabling the model to capture diel activity rhythms and their influence on both movement and habitat selection.</w:t>
                      </w:r>
                    </w:p>
                    <w:p w14:paraId="36F7B598" w14:textId="77777777" w:rsidR="00E647CC" w:rsidRPr="00153797" w:rsidRDefault="00E647CC" w:rsidP="00E647CC">
                      <w:pPr>
                        <w:rPr>
                          <w:noProof/>
                          <w:lang w:val="en-US"/>
                        </w:rPr>
                      </w:pPr>
                    </w:p>
                  </w:txbxContent>
                </v:textbox>
                <w10:wrap type="square"/>
              </v:shape>
            </w:pict>
          </mc:Fallback>
        </mc:AlternateContent>
      </w:r>
    </w:p>
    <w:p w14:paraId="433927CD" w14:textId="74543B60" w:rsidR="00A77A25" w:rsidRPr="00370243" w:rsidRDefault="00A77A25" w:rsidP="001A1DE4">
      <w:pPr>
        <w:pStyle w:val="Heading1"/>
      </w:pPr>
      <w:bookmarkStart w:id="36" w:name="_Toc198785608"/>
      <w:bookmarkStart w:id="37" w:name="_Toc198864189"/>
      <w:r w:rsidRPr="00370243">
        <w:lastRenderedPageBreak/>
        <w:t>Results</w:t>
      </w:r>
      <w:bookmarkEnd w:id="36"/>
      <w:bookmarkEnd w:id="37"/>
    </w:p>
    <w:p w14:paraId="17D4A629" w14:textId="7B4F7FB5" w:rsidR="00B010B8" w:rsidRPr="00370243" w:rsidRDefault="00B010B8" w:rsidP="00646FAE">
      <w:pPr>
        <w:pStyle w:val="Heading3"/>
      </w:pPr>
      <w:bookmarkStart w:id="38" w:name="_Toc198864190"/>
      <w:r w:rsidRPr="00370243">
        <w:t>Heatwave events</w:t>
      </w:r>
      <w:bookmarkEnd w:id="38"/>
    </w:p>
    <w:p w14:paraId="3F7AEC5B" w14:textId="1648D44C" w:rsidR="00276FDF" w:rsidRPr="00370243" w:rsidRDefault="007A1630" w:rsidP="007A1630">
      <w:pPr>
        <w:rPr>
          <w:lang w:val="en-US"/>
        </w:rPr>
      </w:pPr>
      <w:r w:rsidRPr="00370243">
        <w:rPr>
          <w:lang w:val="en-US"/>
        </w:rPr>
        <w:t xml:space="preserve">To identify periods of thermal stress, heatwaves were defined as three or more consecutive days during which the maximum daily temperature in a stratum exceeded the 75th percentile of all recorded temperatures during the study period. Based on this threshold, the Boreal Alpine stratum experienced the greatest number of heatwave days (n = 209), followed by the Boreal Inland (n = 143) and Boreal Coast (n = 124) strata. </w:t>
      </w:r>
      <w:r w:rsidR="00A93E92" w:rsidRPr="00370243">
        <w:rPr>
          <w:lang w:val="en-US"/>
        </w:rPr>
        <w:t xml:space="preserve">The distribution of GPS localizations available for analysis during heatwave and control conditions is shown in Table </w:t>
      </w:r>
      <w:r w:rsidR="005B64C6" w:rsidRPr="00370243">
        <w:rPr>
          <w:lang w:val="en-US"/>
        </w:rPr>
        <w:t>2</w:t>
      </w:r>
      <w:r w:rsidR="00A93E92" w:rsidRPr="00370243">
        <w:rPr>
          <w:lang w:val="en-US"/>
        </w:rPr>
        <w:t>.</w:t>
      </w:r>
    </w:p>
    <w:p w14:paraId="32593AF8" w14:textId="77777777" w:rsidR="00290E07" w:rsidRPr="00370243" w:rsidRDefault="00290E07" w:rsidP="007A1630">
      <w:pPr>
        <w:rPr>
          <w:lang w:val="en-US"/>
        </w:rPr>
      </w:pPr>
    </w:p>
    <w:p w14:paraId="5FCE4A3A" w14:textId="2327C179" w:rsidR="00246957" w:rsidRPr="00370243" w:rsidRDefault="00246957" w:rsidP="007A1630">
      <w:pPr>
        <w:jc w:val="center"/>
        <w:rPr>
          <w:lang w:val="en-US"/>
        </w:rPr>
      </w:pPr>
      <w:r w:rsidRPr="00370243">
        <w:rPr>
          <w:noProof/>
          <w:lang w:val="en-US"/>
        </w:rPr>
        <w:drawing>
          <wp:inline distT="0" distB="0" distL="0" distR="0" wp14:anchorId="4735F80D" wp14:editId="7C79F44B">
            <wp:extent cx="4064000" cy="381000"/>
            <wp:effectExtent l="0" t="0" r="0" b="0"/>
            <wp:docPr id="56404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41839" name=""/>
                    <pic:cNvPicPr/>
                  </pic:nvPicPr>
                  <pic:blipFill>
                    <a:blip r:embed="rId23"/>
                    <a:stretch>
                      <a:fillRect/>
                    </a:stretch>
                  </pic:blipFill>
                  <pic:spPr>
                    <a:xfrm>
                      <a:off x="0" y="0"/>
                      <a:ext cx="4064000" cy="381000"/>
                    </a:xfrm>
                    <a:prstGeom prst="rect">
                      <a:avLst/>
                    </a:prstGeom>
                  </pic:spPr>
                </pic:pic>
              </a:graphicData>
            </a:graphic>
          </wp:inline>
        </w:drawing>
      </w:r>
    </w:p>
    <w:p w14:paraId="5C7A2EF9" w14:textId="08EAEAFC" w:rsidR="00246957" w:rsidRPr="00370243" w:rsidRDefault="00246957" w:rsidP="007A1630">
      <w:pPr>
        <w:jc w:val="center"/>
        <w:rPr>
          <w:lang w:val="en-US"/>
        </w:rPr>
      </w:pPr>
      <w:r w:rsidRPr="00370243">
        <w:rPr>
          <w:noProof/>
          <w:lang w:val="en-US"/>
        </w:rPr>
        <w:drawing>
          <wp:inline distT="0" distB="0" distL="0" distR="0" wp14:anchorId="37456A1D" wp14:editId="7D04A695">
            <wp:extent cx="4318000" cy="2667000"/>
            <wp:effectExtent l="0" t="0" r="0" b="0"/>
            <wp:docPr id="213810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00185" name=""/>
                    <pic:cNvPicPr/>
                  </pic:nvPicPr>
                  <pic:blipFill>
                    <a:blip r:embed="rId24"/>
                    <a:stretch>
                      <a:fillRect/>
                    </a:stretch>
                  </pic:blipFill>
                  <pic:spPr>
                    <a:xfrm>
                      <a:off x="0" y="0"/>
                      <a:ext cx="4318000" cy="2667000"/>
                    </a:xfrm>
                    <a:prstGeom prst="rect">
                      <a:avLst/>
                    </a:prstGeom>
                  </pic:spPr>
                </pic:pic>
              </a:graphicData>
            </a:graphic>
          </wp:inline>
        </w:drawing>
      </w:r>
    </w:p>
    <w:p w14:paraId="28B4F05E" w14:textId="14F1B9D7" w:rsidR="00246957" w:rsidRPr="00370243" w:rsidRDefault="00246957" w:rsidP="007A1630">
      <w:pPr>
        <w:jc w:val="center"/>
        <w:rPr>
          <w:lang w:val="en-US"/>
        </w:rPr>
      </w:pPr>
      <w:r w:rsidRPr="00370243">
        <w:rPr>
          <w:noProof/>
          <w:lang w:val="en-US"/>
        </w:rPr>
        <w:lastRenderedPageBreak/>
        <w:drawing>
          <wp:inline distT="0" distB="0" distL="0" distR="0" wp14:anchorId="1873272D" wp14:editId="14B2BA6C">
            <wp:extent cx="4318000" cy="2667000"/>
            <wp:effectExtent l="0" t="0" r="0" b="0"/>
            <wp:docPr id="92303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0448" name=""/>
                    <pic:cNvPicPr/>
                  </pic:nvPicPr>
                  <pic:blipFill>
                    <a:blip r:embed="rId25"/>
                    <a:stretch>
                      <a:fillRect/>
                    </a:stretch>
                  </pic:blipFill>
                  <pic:spPr>
                    <a:xfrm>
                      <a:off x="0" y="0"/>
                      <a:ext cx="4318000" cy="2667000"/>
                    </a:xfrm>
                    <a:prstGeom prst="rect">
                      <a:avLst/>
                    </a:prstGeom>
                  </pic:spPr>
                </pic:pic>
              </a:graphicData>
            </a:graphic>
          </wp:inline>
        </w:drawing>
      </w:r>
    </w:p>
    <w:p w14:paraId="3AEBD85B" w14:textId="00E7AF7F" w:rsidR="00246957" w:rsidRPr="00370243" w:rsidRDefault="00246957" w:rsidP="007A1630">
      <w:pPr>
        <w:jc w:val="center"/>
        <w:rPr>
          <w:lang w:val="en-US"/>
        </w:rPr>
      </w:pPr>
      <w:r w:rsidRPr="00370243">
        <w:rPr>
          <w:noProof/>
          <w:lang w:val="en-US"/>
        </w:rPr>
        <w:drawing>
          <wp:inline distT="0" distB="0" distL="0" distR="0" wp14:anchorId="53443BCE" wp14:editId="7BB72F2A">
            <wp:extent cx="4318000" cy="2667000"/>
            <wp:effectExtent l="0" t="0" r="0" b="0"/>
            <wp:docPr id="526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746" name=""/>
                    <pic:cNvPicPr/>
                  </pic:nvPicPr>
                  <pic:blipFill>
                    <a:blip r:embed="rId26"/>
                    <a:stretch>
                      <a:fillRect/>
                    </a:stretch>
                  </pic:blipFill>
                  <pic:spPr>
                    <a:xfrm>
                      <a:off x="0" y="0"/>
                      <a:ext cx="4318000" cy="2667000"/>
                    </a:xfrm>
                    <a:prstGeom prst="rect">
                      <a:avLst/>
                    </a:prstGeom>
                  </pic:spPr>
                </pic:pic>
              </a:graphicData>
            </a:graphic>
          </wp:inline>
        </w:drawing>
      </w:r>
    </w:p>
    <w:p w14:paraId="4139960F" w14:textId="2DBB4FAF" w:rsidR="00246957" w:rsidRPr="00370243" w:rsidRDefault="00246957" w:rsidP="007A1630">
      <w:pPr>
        <w:jc w:val="center"/>
        <w:rPr>
          <w:lang w:val="en-US"/>
        </w:rPr>
      </w:pPr>
      <w:r w:rsidRPr="00370243">
        <w:rPr>
          <w:noProof/>
          <w:lang w:val="en-US"/>
        </w:rPr>
        <w:drawing>
          <wp:inline distT="0" distB="0" distL="0" distR="0" wp14:anchorId="05ECA6F2" wp14:editId="62CD587F">
            <wp:extent cx="4318000" cy="2667000"/>
            <wp:effectExtent l="0" t="0" r="0" b="0"/>
            <wp:docPr id="5504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3498" name=""/>
                    <pic:cNvPicPr/>
                  </pic:nvPicPr>
                  <pic:blipFill>
                    <a:blip r:embed="rId27"/>
                    <a:stretch>
                      <a:fillRect/>
                    </a:stretch>
                  </pic:blipFill>
                  <pic:spPr>
                    <a:xfrm>
                      <a:off x="0" y="0"/>
                      <a:ext cx="4318000" cy="2667000"/>
                    </a:xfrm>
                    <a:prstGeom prst="rect">
                      <a:avLst/>
                    </a:prstGeom>
                  </pic:spPr>
                </pic:pic>
              </a:graphicData>
            </a:graphic>
          </wp:inline>
        </w:drawing>
      </w:r>
    </w:p>
    <w:p w14:paraId="14C94CC2" w14:textId="7C05E4F4" w:rsidR="003F61CD" w:rsidRPr="00370243" w:rsidRDefault="007A1630" w:rsidP="005C3953">
      <w:pPr>
        <w:rPr>
          <w:lang w:val="en-US"/>
        </w:rPr>
      </w:pPr>
      <w:r w:rsidRPr="00370243">
        <w:rPr>
          <w:lang w:val="en-US"/>
        </w:rPr>
        <w:lastRenderedPageBreak/>
        <w:t xml:space="preserve">Figure </w:t>
      </w:r>
      <w:r w:rsidR="004B2716" w:rsidRPr="00370243">
        <w:rPr>
          <w:lang w:val="en-US"/>
        </w:rPr>
        <w:t>4:</w:t>
      </w:r>
      <w:r w:rsidRPr="00370243">
        <w:rPr>
          <w:lang w:val="en-US"/>
        </w:rPr>
        <w:t xml:space="preserve"> Daily maximum temperature throughout the study period for each climatic stratum. Heatwave periods</w:t>
      </w:r>
      <w:r w:rsidR="00BB7D01" w:rsidRPr="00370243">
        <w:rPr>
          <w:lang w:val="en-US"/>
        </w:rPr>
        <w:t xml:space="preserve">, </w:t>
      </w:r>
      <w:r w:rsidRPr="00370243">
        <w:rPr>
          <w:lang w:val="en-US"/>
        </w:rPr>
        <w:t>defined as three or more consecutive days above the 75th percentile of maximum temperature</w:t>
      </w:r>
      <w:r w:rsidR="00BB7D01" w:rsidRPr="00370243">
        <w:rPr>
          <w:lang w:val="en-US"/>
        </w:rPr>
        <w:t xml:space="preserve">, </w:t>
      </w:r>
      <w:r w:rsidRPr="00370243">
        <w:rPr>
          <w:lang w:val="en-US"/>
        </w:rPr>
        <w:t>are highlighted</w:t>
      </w:r>
      <w:r w:rsidR="00BB7D01" w:rsidRPr="00370243">
        <w:rPr>
          <w:lang w:val="en-US"/>
        </w:rPr>
        <w:t xml:space="preserve"> in red</w:t>
      </w:r>
      <w:r w:rsidRPr="00370243">
        <w:rPr>
          <w:lang w:val="en-US"/>
        </w:rPr>
        <w:t>. Separate panels show data from the Boreal Alpine, Boreal Inland, Boreal Coast</w:t>
      </w:r>
      <w:r w:rsidR="0077122E" w:rsidRPr="00370243">
        <w:rPr>
          <w:lang w:val="en-US"/>
        </w:rPr>
        <w:t xml:space="preserve">al, and Temperate </w:t>
      </w:r>
      <w:r w:rsidRPr="00370243">
        <w:rPr>
          <w:lang w:val="en-US"/>
        </w:rPr>
        <w:t xml:space="preserve">regions, illustrating spatiotemporal variation in </w:t>
      </w:r>
      <w:r w:rsidR="00D51E1D" w:rsidRPr="00370243">
        <w:rPr>
          <w:lang w:val="en-US"/>
        </w:rPr>
        <w:t xml:space="preserve">temperature, </w:t>
      </w:r>
      <w:r w:rsidRPr="00370243">
        <w:rPr>
          <w:lang w:val="en-US"/>
        </w:rPr>
        <w:t>frequency and timing of extreme heat events.</w:t>
      </w:r>
    </w:p>
    <w:tbl>
      <w:tblPr>
        <w:tblStyle w:val="TableGrid"/>
        <w:tblW w:w="0" w:type="auto"/>
        <w:tblInd w:w="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9"/>
        <w:gridCol w:w="1560"/>
        <w:gridCol w:w="1556"/>
        <w:gridCol w:w="1556"/>
        <w:gridCol w:w="1682"/>
      </w:tblGrid>
      <w:tr w:rsidR="005C3953" w:rsidRPr="00370243" w14:paraId="09F66D1C" w14:textId="77777777" w:rsidTr="00F03403">
        <w:trPr>
          <w:trHeight w:val="170"/>
        </w:trPr>
        <w:tc>
          <w:tcPr>
            <w:tcW w:w="1569" w:type="dxa"/>
          </w:tcPr>
          <w:p w14:paraId="243C087E" w14:textId="77777777" w:rsidR="005C3953" w:rsidRPr="00370243" w:rsidRDefault="005C3953" w:rsidP="00F03403">
            <w:pPr>
              <w:jc w:val="center"/>
              <w:rPr>
                <w:rFonts w:eastAsia="Times New Roman" w:cs="Times New Roman"/>
                <w:szCs w:val="20"/>
                <w:lang w:val="en-US"/>
              </w:rPr>
            </w:pPr>
          </w:p>
        </w:tc>
        <w:tc>
          <w:tcPr>
            <w:tcW w:w="1560" w:type="dxa"/>
            <w:shd w:val="clear" w:color="auto" w:fill="F2F2F2" w:themeFill="background1" w:themeFillShade="F2"/>
          </w:tcPr>
          <w:p w14:paraId="2E1E8AE3" w14:textId="77777777" w:rsidR="005C3953" w:rsidRPr="00370243" w:rsidRDefault="005C3953" w:rsidP="00F03403">
            <w:pPr>
              <w:jc w:val="center"/>
              <w:rPr>
                <w:rFonts w:eastAsia="Times New Roman" w:cs="Times New Roman"/>
                <w:b/>
                <w:bCs/>
                <w:szCs w:val="20"/>
                <w:lang w:val="en-US"/>
              </w:rPr>
            </w:pPr>
            <w:r w:rsidRPr="00370243">
              <w:rPr>
                <w:rFonts w:eastAsia="Times New Roman" w:cs="Times New Roman"/>
                <w:b/>
                <w:bCs/>
                <w:szCs w:val="20"/>
                <w:lang w:val="en-US"/>
              </w:rPr>
              <w:t>Boreal Alpine</w:t>
            </w:r>
          </w:p>
        </w:tc>
        <w:tc>
          <w:tcPr>
            <w:tcW w:w="1556" w:type="dxa"/>
          </w:tcPr>
          <w:p w14:paraId="64C2FA62" w14:textId="77777777" w:rsidR="005C3953" w:rsidRPr="00370243" w:rsidRDefault="005C3953" w:rsidP="00F03403">
            <w:pPr>
              <w:jc w:val="center"/>
              <w:rPr>
                <w:rFonts w:eastAsia="Times New Roman" w:cs="Times New Roman"/>
                <w:b/>
                <w:bCs/>
                <w:szCs w:val="20"/>
                <w:lang w:val="en-US"/>
              </w:rPr>
            </w:pPr>
            <w:r w:rsidRPr="00370243">
              <w:rPr>
                <w:rFonts w:eastAsia="Times New Roman" w:cs="Times New Roman"/>
                <w:b/>
                <w:bCs/>
                <w:szCs w:val="20"/>
                <w:lang w:val="en-US"/>
              </w:rPr>
              <w:t>Boreal Inland</w:t>
            </w:r>
          </w:p>
        </w:tc>
        <w:tc>
          <w:tcPr>
            <w:tcW w:w="1556" w:type="dxa"/>
            <w:shd w:val="clear" w:color="auto" w:fill="F2F2F2" w:themeFill="background1" w:themeFillShade="F2"/>
          </w:tcPr>
          <w:p w14:paraId="270C6C3A" w14:textId="77777777" w:rsidR="005C3953" w:rsidRPr="00370243" w:rsidRDefault="005C3953" w:rsidP="00F03403">
            <w:pPr>
              <w:jc w:val="center"/>
              <w:rPr>
                <w:rFonts w:eastAsia="Times New Roman" w:cs="Times New Roman"/>
                <w:b/>
                <w:bCs/>
                <w:szCs w:val="20"/>
                <w:lang w:val="en-US"/>
              </w:rPr>
            </w:pPr>
            <w:r w:rsidRPr="00370243">
              <w:rPr>
                <w:rFonts w:eastAsia="Times New Roman" w:cs="Times New Roman"/>
                <w:b/>
                <w:bCs/>
                <w:szCs w:val="20"/>
                <w:lang w:val="en-US"/>
              </w:rPr>
              <w:t>Boreal Coast</w:t>
            </w:r>
          </w:p>
        </w:tc>
        <w:tc>
          <w:tcPr>
            <w:tcW w:w="1682" w:type="dxa"/>
          </w:tcPr>
          <w:p w14:paraId="22A0B2C1" w14:textId="77777777" w:rsidR="005C3953" w:rsidRPr="00370243" w:rsidRDefault="005C3953" w:rsidP="00F03403">
            <w:pPr>
              <w:jc w:val="center"/>
              <w:rPr>
                <w:rFonts w:eastAsia="Times New Roman" w:cs="Times New Roman"/>
                <w:b/>
                <w:bCs/>
                <w:szCs w:val="20"/>
                <w:lang w:val="en-US"/>
              </w:rPr>
            </w:pPr>
            <w:r w:rsidRPr="00370243">
              <w:rPr>
                <w:rFonts w:eastAsia="Times New Roman" w:cs="Times New Roman"/>
                <w:b/>
                <w:bCs/>
                <w:szCs w:val="20"/>
                <w:lang w:val="en-US"/>
              </w:rPr>
              <w:t>Temperate</w:t>
            </w:r>
          </w:p>
        </w:tc>
      </w:tr>
      <w:tr w:rsidR="005C3953" w:rsidRPr="00370243" w14:paraId="3489B135" w14:textId="77777777" w:rsidTr="00F03403">
        <w:trPr>
          <w:trHeight w:val="170"/>
        </w:trPr>
        <w:tc>
          <w:tcPr>
            <w:tcW w:w="1569" w:type="dxa"/>
          </w:tcPr>
          <w:p w14:paraId="778ADA0A" w14:textId="77777777" w:rsidR="005C3953" w:rsidRPr="00370243" w:rsidRDefault="005C3953" w:rsidP="00F03403">
            <w:pPr>
              <w:spacing w:before="0" w:after="0"/>
              <w:jc w:val="center"/>
              <w:rPr>
                <w:rFonts w:eastAsia="Times New Roman" w:cs="Times New Roman"/>
                <w:b/>
                <w:bCs/>
                <w:szCs w:val="20"/>
                <w:lang w:val="en-US"/>
              </w:rPr>
            </w:pPr>
            <w:r w:rsidRPr="00370243">
              <w:rPr>
                <w:rFonts w:eastAsia="Times New Roman" w:cs="Times New Roman"/>
                <w:b/>
                <w:bCs/>
                <w:szCs w:val="20"/>
                <w:lang w:val="en-US"/>
              </w:rPr>
              <w:t>Control</w:t>
            </w:r>
            <w:r w:rsidR="00AA37E3" w:rsidRPr="00370243">
              <w:rPr>
                <w:rFonts w:eastAsia="Times New Roman" w:cs="Times New Roman"/>
                <w:b/>
                <w:bCs/>
                <w:szCs w:val="20"/>
                <w:lang w:val="en-US"/>
              </w:rPr>
              <w:t xml:space="preserve"> Dataset</w:t>
            </w:r>
          </w:p>
          <w:p w14:paraId="4DC47A3A" w14:textId="26E54ECE" w:rsidR="00F03403" w:rsidRPr="00370243" w:rsidRDefault="00F03403" w:rsidP="00F03403">
            <w:pPr>
              <w:spacing w:before="0" w:after="0"/>
              <w:jc w:val="center"/>
              <w:rPr>
                <w:rFonts w:eastAsia="Times New Roman" w:cs="Times New Roman"/>
                <w:b/>
                <w:bCs/>
                <w:szCs w:val="20"/>
                <w:lang w:val="en-US"/>
              </w:rPr>
            </w:pPr>
          </w:p>
        </w:tc>
        <w:tc>
          <w:tcPr>
            <w:tcW w:w="1560" w:type="dxa"/>
            <w:shd w:val="clear" w:color="auto" w:fill="F2F2F2" w:themeFill="background1" w:themeFillShade="F2"/>
          </w:tcPr>
          <w:p w14:paraId="0591DF9C" w14:textId="77777777" w:rsidR="005C3953" w:rsidRPr="00370243" w:rsidRDefault="005C3953" w:rsidP="00F03403">
            <w:pPr>
              <w:spacing w:before="0" w:after="0"/>
              <w:jc w:val="center"/>
              <w:rPr>
                <w:rFonts w:eastAsia="Times New Roman" w:cs="Times New Roman"/>
                <w:szCs w:val="20"/>
                <w:lang w:val="en-US"/>
              </w:rPr>
            </w:pPr>
            <w:r w:rsidRPr="00370243">
              <w:rPr>
                <w:rFonts w:eastAsia="Times New Roman" w:cs="Times New Roman"/>
                <w:szCs w:val="20"/>
                <w:lang w:val="en-US"/>
              </w:rPr>
              <w:t>112936</w:t>
            </w:r>
          </w:p>
        </w:tc>
        <w:tc>
          <w:tcPr>
            <w:tcW w:w="1556" w:type="dxa"/>
          </w:tcPr>
          <w:p w14:paraId="483C23A9" w14:textId="77777777" w:rsidR="005C3953" w:rsidRPr="00370243" w:rsidRDefault="005C3953" w:rsidP="00F03403">
            <w:pPr>
              <w:spacing w:before="0" w:after="0"/>
              <w:jc w:val="center"/>
              <w:rPr>
                <w:rFonts w:eastAsia="Times New Roman" w:cs="Times New Roman"/>
                <w:szCs w:val="20"/>
                <w:lang w:val="en-US"/>
              </w:rPr>
            </w:pPr>
            <w:r w:rsidRPr="00370243">
              <w:rPr>
                <w:rFonts w:eastAsia="Times New Roman" w:cs="Times New Roman"/>
                <w:szCs w:val="20"/>
                <w:lang w:val="en-US"/>
              </w:rPr>
              <w:t>17830</w:t>
            </w:r>
          </w:p>
        </w:tc>
        <w:tc>
          <w:tcPr>
            <w:tcW w:w="1556" w:type="dxa"/>
            <w:shd w:val="clear" w:color="auto" w:fill="F2F2F2" w:themeFill="background1" w:themeFillShade="F2"/>
          </w:tcPr>
          <w:p w14:paraId="4630E8E1" w14:textId="77777777" w:rsidR="005C3953" w:rsidRPr="00370243" w:rsidRDefault="005C3953" w:rsidP="00F03403">
            <w:pPr>
              <w:spacing w:before="0" w:after="0"/>
              <w:jc w:val="center"/>
              <w:rPr>
                <w:rFonts w:eastAsia="Times New Roman" w:cs="Times New Roman"/>
                <w:szCs w:val="20"/>
                <w:lang w:val="en-US"/>
              </w:rPr>
            </w:pPr>
            <w:r w:rsidRPr="00370243">
              <w:rPr>
                <w:rFonts w:eastAsia="Times New Roman" w:cs="Times New Roman"/>
                <w:szCs w:val="20"/>
                <w:lang w:val="en-US"/>
              </w:rPr>
              <w:t>40168</w:t>
            </w:r>
          </w:p>
        </w:tc>
        <w:tc>
          <w:tcPr>
            <w:tcW w:w="1682" w:type="dxa"/>
          </w:tcPr>
          <w:p w14:paraId="5D62DB73" w14:textId="795D4A14" w:rsidR="005C3953" w:rsidRPr="00370243" w:rsidRDefault="00E01111" w:rsidP="00F03403">
            <w:pPr>
              <w:spacing w:before="0" w:after="0"/>
              <w:jc w:val="center"/>
              <w:rPr>
                <w:rFonts w:eastAsia="Times New Roman" w:cs="Times New Roman"/>
                <w:szCs w:val="20"/>
                <w:lang w:val="en-US"/>
              </w:rPr>
            </w:pPr>
            <w:r w:rsidRPr="00370243">
              <w:rPr>
                <w:lang w:val="en-US"/>
              </w:rPr>
              <w:t>78403</w:t>
            </w:r>
          </w:p>
        </w:tc>
      </w:tr>
      <w:tr w:rsidR="005C3953" w:rsidRPr="00370243" w14:paraId="56B8959F" w14:textId="77777777" w:rsidTr="00F03403">
        <w:trPr>
          <w:trHeight w:val="170"/>
        </w:trPr>
        <w:tc>
          <w:tcPr>
            <w:tcW w:w="1569" w:type="dxa"/>
          </w:tcPr>
          <w:p w14:paraId="215FFD59" w14:textId="3D374983" w:rsidR="005C3953" w:rsidRPr="00370243" w:rsidRDefault="005C3953" w:rsidP="00F03403">
            <w:pPr>
              <w:spacing w:before="0" w:after="0"/>
              <w:jc w:val="center"/>
              <w:rPr>
                <w:rFonts w:eastAsia="Times New Roman" w:cs="Times New Roman"/>
                <w:b/>
                <w:bCs/>
                <w:szCs w:val="20"/>
                <w:lang w:val="en-US"/>
              </w:rPr>
            </w:pPr>
            <w:r w:rsidRPr="00370243">
              <w:rPr>
                <w:rFonts w:eastAsia="Times New Roman" w:cs="Times New Roman"/>
                <w:b/>
                <w:bCs/>
                <w:szCs w:val="20"/>
                <w:lang w:val="en-US"/>
              </w:rPr>
              <w:t>Heatwave</w:t>
            </w:r>
            <w:r w:rsidR="00AA37E3" w:rsidRPr="00370243">
              <w:rPr>
                <w:rFonts w:eastAsia="Times New Roman" w:cs="Times New Roman"/>
                <w:b/>
                <w:bCs/>
                <w:szCs w:val="20"/>
                <w:lang w:val="en-US"/>
              </w:rPr>
              <w:t xml:space="preserve"> Dataset</w:t>
            </w:r>
          </w:p>
        </w:tc>
        <w:tc>
          <w:tcPr>
            <w:tcW w:w="1560" w:type="dxa"/>
            <w:shd w:val="clear" w:color="auto" w:fill="F2F2F2" w:themeFill="background1" w:themeFillShade="F2"/>
          </w:tcPr>
          <w:p w14:paraId="7A86F08F" w14:textId="77777777" w:rsidR="005C3953" w:rsidRPr="00370243" w:rsidRDefault="005C3953" w:rsidP="00F03403">
            <w:pPr>
              <w:spacing w:before="0" w:after="0"/>
              <w:jc w:val="center"/>
              <w:rPr>
                <w:rFonts w:eastAsia="Times New Roman" w:cs="Times New Roman"/>
                <w:szCs w:val="20"/>
                <w:lang w:val="en-US"/>
              </w:rPr>
            </w:pPr>
            <w:r w:rsidRPr="00370243">
              <w:rPr>
                <w:rFonts w:eastAsia="Times New Roman" w:cs="Times New Roman"/>
                <w:szCs w:val="20"/>
                <w:lang w:val="en-US"/>
              </w:rPr>
              <w:t>34730</w:t>
            </w:r>
          </w:p>
        </w:tc>
        <w:tc>
          <w:tcPr>
            <w:tcW w:w="1556" w:type="dxa"/>
          </w:tcPr>
          <w:p w14:paraId="25C784C1" w14:textId="77777777" w:rsidR="005C3953" w:rsidRPr="00370243" w:rsidRDefault="005C3953" w:rsidP="00F03403">
            <w:pPr>
              <w:spacing w:before="0" w:after="0"/>
              <w:jc w:val="center"/>
              <w:rPr>
                <w:rFonts w:eastAsia="Times New Roman" w:cs="Times New Roman"/>
                <w:szCs w:val="20"/>
                <w:lang w:val="en-US"/>
              </w:rPr>
            </w:pPr>
            <w:r w:rsidRPr="00370243">
              <w:rPr>
                <w:rFonts w:eastAsia="Times New Roman" w:cs="Times New Roman"/>
                <w:szCs w:val="20"/>
                <w:lang w:val="en-US"/>
              </w:rPr>
              <w:t>6160</w:t>
            </w:r>
          </w:p>
        </w:tc>
        <w:tc>
          <w:tcPr>
            <w:tcW w:w="1556" w:type="dxa"/>
            <w:shd w:val="clear" w:color="auto" w:fill="F2F2F2" w:themeFill="background1" w:themeFillShade="F2"/>
          </w:tcPr>
          <w:p w14:paraId="723C9BAE" w14:textId="77777777" w:rsidR="005C3953" w:rsidRPr="00370243" w:rsidRDefault="005C3953" w:rsidP="00F03403">
            <w:pPr>
              <w:spacing w:before="0" w:after="0"/>
              <w:jc w:val="center"/>
              <w:rPr>
                <w:rFonts w:eastAsia="Times New Roman" w:cs="Times New Roman"/>
                <w:szCs w:val="20"/>
                <w:lang w:val="en-US"/>
              </w:rPr>
            </w:pPr>
            <w:r w:rsidRPr="00370243">
              <w:rPr>
                <w:rFonts w:eastAsia="Times New Roman" w:cs="Times New Roman"/>
                <w:szCs w:val="20"/>
                <w:lang w:val="en-US"/>
              </w:rPr>
              <w:t>9063</w:t>
            </w:r>
          </w:p>
        </w:tc>
        <w:tc>
          <w:tcPr>
            <w:tcW w:w="1682" w:type="dxa"/>
          </w:tcPr>
          <w:p w14:paraId="1A2D4B90" w14:textId="25A266B1" w:rsidR="005C3953" w:rsidRPr="00370243" w:rsidRDefault="00E01111" w:rsidP="00F03403">
            <w:pPr>
              <w:spacing w:before="0" w:after="0"/>
              <w:jc w:val="center"/>
              <w:rPr>
                <w:rFonts w:eastAsia="Times New Roman" w:cs="Times New Roman"/>
                <w:szCs w:val="20"/>
                <w:lang w:val="en-US"/>
              </w:rPr>
            </w:pPr>
            <w:r w:rsidRPr="00370243">
              <w:rPr>
                <w:lang w:val="en-US"/>
              </w:rPr>
              <w:t>16554</w:t>
            </w:r>
          </w:p>
        </w:tc>
      </w:tr>
    </w:tbl>
    <w:p w14:paraId="133C4080" w14:textId="77777777" w:rsidR="00F018B0" w:rsidRPr="00370243" w:rsidRDefault="00F018B0" w:rsidP="00246957">
      <w:pPr>
        <w:rPr>
          <w:lang w:val="en-US"/>
        </w:rPr>
      </w:pPr>
    </w:p>
    <w:p w14:paraId="2D5AC0FF" w14:textId="2F29C96B" w:rsidR="009A21C2" w:rsidRPr="00370243" w:rsidRDefault="009A21C2" w:rsidP="009A21C2">
      <w:pPr>
        <w:pStyle w:val="Heading3"/>
      </w:pPr>
      <w:bookmarkStart w:id="39" w:name="_Toc198864191"/>
      <w:r w:rsidRPr="00370243">
        <w:t>Movement during heatwave events</w:t>
      </w:r>
      <w:bookmarkEnd w:id="39"/>
    </w:p>
    <w:p w14:paraId="4DE03D26" w14:textId="2F56F277" w:rsidR="00D0649A" w:rsidRPr="00370243" w:rsidRDefault="00D0649A" w:rsidP="00D0649A">
      <w:pPr>
        <w:rPr>
          <w:lang w:val="en-US"/>
        </w:rPr>
      </w:pPr>
      <w:r w:rsidRPr="00370243">
        <w:rPr>
          <w:lang w:val="en-US"/>
        </w:rPr>
        <w:t xml:space="preserve">Time-varying coefficients for step length, log-transformed step length, and turning angle revealed distinct circadian patterns across climatic strata (Figure </w:t>
      </w:r>
      <w:r w:rsidR="0038052D" w:rsidRPr="00370243">
        <w:rPr>
          <w:lang w:val="en-US"/>
        </w:rPr>
        <w:t>5</w:t>
      </w:r>
      <w:r w:rsidRPr="00370243">
        <w:rPr>
          <w:lang w:val="en-US"/>
        </w:rPr>
        <w:t>). Across all regions, selection for longer step lengths decreased around dawn and dusk, suggesting reduced movement rates during these transitional periods. This pattern was consistent across heatwave and control conditions. In contrast, midday periods showed minimal selection for either longer or shorter steps, indicating more neutral movement behavior.</w:t>
      </w:r>
    </w:p>
    <w:p w14:paraId="31B0A6BC" w14:textId="0E3D31DF" w:rsidR="00D0649A" w:rsidRPr="00370243" w:rsidRDefault="00D0649A" w:rsidP="00D0649A">
      <w:pPr>
        <w:rPr>
          <w:lang w:val="en-US"/>
        </w:rPr>
      </w:pPr>
      <w:r w:rsidRPr="00370243">
        <w:rPr>
          <w:lang w:val="en-US"/>
        </w:rPr>
        <w:t>During nighttime hours, however, a shift emerged. Selection for longer step lengths increased markedly, particularly during heatwave events. This heightened selection for movement at night suggests a potential behavioral compensation for daytime thermal constraints, enabling individuals to maintain activity levels while avoiding heat stress.</w:t>
      </w:r>
      <w:r w:rsidR="00217D59" w:rsidRPr="00370243">
        <w:rPr>
          <w:lang w:val="en-US"/>
        </w:rPr>
        <w:t xml:space="preserve"> </w:t>
      </w:r>
      <w:r w:rsidRPr="00370243">
        <w:rPr>
          <w:lang w:val="en-US"/>
        </w:rPr>
        <w:t>Patterns in the log-transformed step length coefficient further supported this interpretation. The rise in coefficient values later in the day corresponds to a broader gamma distribution of step lengths, indicating more variable movement behavior. In practical terms, this reflects a shift toward both longer and more dispersed steps, a strategy likely linked to altered foraging or thermoregulatory behavior under heat stress.</w:t>
      </w:r>
    </w:p>
    <w:p w14:paraId="60F958B4" w14:textId="77777777" w:rsidR="00D0649A" w:rsidRPr="00370243" w:rsidRDefault="00D0649A" w:rsidP="00D0649A">
      <w:pPr>
        <w:rPr>
          <w:lang w:val="en-US"/>
        </w:rPr>
      </w:pPr>
      <w:r w:rsidRPr="00370243">
        <w:rPr>
          <w:lang w:val="en-US"/>
        </w:rPr>
        <w:t>In contrast, turning angle exhibited minimal influence on step selection across all strata, with no discernible circadian rhythm or differentiation between control and heatwave periods. This suggests that directionality of movement was not strongly modulated by time of day or thermal conditions, unlike movement rate.</w:t>
      </w:r>
    </w:p>
    <w:p w14:paraId="446410AB" w14:textId="77777777" w:rsidR="00D0649A" w:rsidRPr="00370243" w:rsidRDefault="00D0649A" w:rsidP="00D0649A">
      <w:pPr>
        <w:rPr>
          <w:lang w:val="en-US"/>
        </w:rPr>
      </w:pPr>
    </w:p>
    <w:p w14:paraId="7B74D6A8" w14:textId="09A45875" w:rsidR="00D507EB" w:rsidRPr="00370243" w:rsidRDefault="00D507EB" w:rsidP="00D0649A">
      <w:pPr>
        <w:jc w:val="center"/>
        <w:rPr>
          <w:lang w:val="en-US"/>
        </w:rPr>
      </w:pPr>
      <w:r w:rsidRPr="00370243">
        <w:rPr>
          <w:noProof/>
          <w:lang w:val="en-US"/>
        </w:rPr>
        <w:lastRenderedPageBreak/>
        <w:drawing>
          <wp:inline distT="0" distB="0" distL="0" distR="0" wp14:anchorId="00E2412C" wp14:editId="02EADF19">
            <wp:extent cx="2743200" cy="368300"/>
            <wp:effectExtent l="0" t="0" r="0" b="0"/>
            <wp:docPr id="11921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53204" name=""/>
                    <pic:cNvPicPr/>
                  </pic:nvPicPr>
                  <pic:blipFill>
                    <a:blip r:embed="rId28"/>
                    <a:stretch>
                      <a:fillRect/>
                    </a:stretch>
                  </pic:blipFill>
                  <pic:spPr>
                    <a:xfrm>
                      <a:off x="0" y="0"/>
                      <a:ext cx="2743200" cy="368300"/>
                    </a:xfrm>
                    <a:prstGeom prst="rect">
                      <a:avLst/>
                    </a:prstGeom>
                  </pic:spPr>
                </pic:pic>
              </a:graphicData>
            </a:graphic>
          </wp:inline>
        </w:drawing>
      </w:r>
    </w:p>
    <w:p w14:paraId="06FA5683" w14:textId="44C91949" w:rsidR="00246957" w:rsidRPr="00370243" w:rsidRDefault="00246957" w:rsidP="00D0649A">
      <w:pPr>
        <w:jc w:val="center"/>
        <w:rPr>
          <w:lang w:val="en-US"/>
        </w:rPr>
      </w:pPr>
      <w:r w:rsidRPr="00370243">
        <w:rPr>
          <w:noProof/>
          <w:lang w:val="en-US"/>
        </w:rPr>
        <w:drawing>
          <wp:inline distT="0" distB="0" distL="0" distR="0" wp14:anchorId="71DBE9D9" wp14:editId="06879B44">
            <wp:extent cx="4075200" cy="2517036"/>
            <wp:effectExtent l="0" t="0" r="1905" b="0"/>
            <wp:docPr id="59418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7749" name=""/>
                    <pic:cNvPicPr/>
                  </pic:nvPicPr>
                  <pic:blipFill>
                    <a:blip r:embed="rId29"/>
                    <a:stretch>
                      <a:fillRect/>
                    </a:stretch>
                  </pic:blipFill>
                  <pic:spPr>
                    <a:xfrm>
                      <a:off x="0" y="0"/>
                      <a:ext cx="4075200" cy="2517036"/>
                    </a:xfrm>
                    <a:prstGeom prst="rect">
                      <a:avLst/>
                    </a:prstGeom>
                  </pic:spPr>
                </pic:pic>
              </a:graphicData>
            </a:graphic>
          </wp:inline>
        </w:drawing>
      </w:r>
    </w:p>
    <w:p w14:paraId="0C8854CA" w14:textId="10B33A31" w:rsidR="00246957" w:rsidRPr="00370243" w:rsidRDefault="00246957" w:rsidP="00D0649A">
      <w:pPr>
        <w:jc w:val="center"/>
        <w:rPr>
          <w:lang w:val="en-US"/>
        </w:rPr>
      </w:pPr>
      <w:r w:rsidRPr="00370243">
        <w:rPr>
          <w:noProof/>
          <w:lang w:val="en-US"/>
        </w:rPr>
        <w:drawing>
          <wp:inline distT="0" distB="0" distL="0" distR="0" wp14:anchorId="46CC2BE3" wp14:editId="097BBB05">
            <wp:extent cx="4075430" cy="2517177"/>
            <wp:effectExtent l="0" t="0" r="1270" b="0"/>
            <wp:docPr id="158772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6772" name=""/>
                    <pic:cNvPicPr/>
                  </pic:nvPicPr>
                  <pic:blipFill>
                    <a:blip r:embed="rId30"/>
                    <a:stretch>
                      <a:fillRect/>
                    </a:stretch>
                  </pic:blipFill>
                  <pic:spPr>
                    <a:xfrm>
                      <a:off x="0" y="0"/>
                      <a:ext cx="4126507" cy="2548724"/>
                    </a:xfrm>
                    <a:prstGeom prst="rect">
                      <a:avLst/>
                    </a:prstGeom>
                  </pic:spPr>
                </pic:pic>
              </a:graphicData>
            </a:graphic>
          </wp:inline>
        </w:drawing>
      </w:r>
    </w:p>
    <w:p w14:paraId="27AF5D87" w14:textId="13B0E80D" w:rsidR="00246957" w:rsidRPr="00370243" w:rsidRDefault="00246957" w:rsidP="00D0649A">
      <w:pPr>
        <w:jc w:val="center"/>
        <w:rPr>
          <w:lang w:val="en-US"/>
        </w:rPr>
      </w:pPr>
      <w:r w:rsidRPr="00370243">
        <w:rPr>
          <w:noProof/>
          <w:lang w:val="en-US"/>
        </w:rPr>
        <w:drawing>
          <wp:inline distT="0" distB="0" distL="0" distR="0" wp14:anchorId="04C2FBB0" wp14:editId="7B769582">
            <wp:extent cx="4075200" cy="2517035"/>
            <wp:effectExtent l="0" t="0" r="1905" b="0"/>
            <wp:docPr id="69937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8392" name=""/>
                    <pic:cNvPicPr/>
                  </pic:nvPicPr>
                  <pic:blipFill>
                    <a:blip r:embed="rId31"/>
                    <a:stretch>
                      <a:fillRect/>
                    </a:stretch>
                  </pic:blipFill>
                  <pic:spPr>
                    <a:xfrm>
                      <a:off x="0" y="0"/>
                      <a:ext cx="4075200" cy="2517035"/>
                    </a:xfrm>
                    <a:prstGeom prst="rect">
                      <a:avLst/>
                    </a:prstGeom>
                  </pic:spPr>
                </pic:pic>
              </a:graphicData>
            </a:graphic>
          </wp:inline>
        </w:drawing>
      </w:r>
    </w:p>
    <w:p w14:paraId="41C51F18" w14:textId="4C16DBBB" w:rsidR="00246957" w:rsidRPr="00370243" w:rsidRDefault="00246957" w:rsidP="00D0649A">
      <w:pPr>
        <w:jc w:val="center"/>
        <w:rPr>
          <w:lang w:val="en-US"/>
        </w:rPr>
      </w:pPr>
      <w:r w:rsidRPr="00370243">
        <w:rPr>
          <w:noProof/>
          <w:lang w:val="en-US"/>
        </w:rPr>
        <w:lastRenderedPageBreak/>
        <w:drawing>
          <wp:inline distT="0" distB="0" distL="0" distR="0" wp14:anchorId="23F870B9" wp14:editId="18682120">
            <wp:extent cx="4075200" cy="2517035"/>
            <wp:effectExtent l="0" t="0" r="1905" b="0"/>
            <wp:docPr id="199279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1979" name=""/>
                    <pic:cNvPicPr/>
                  </pic:nvPicPr>
                  <pic:blipFill>
                    <a:blip r:embed="rId32"/>
                    <a:stretch>
                      <a:fillRect/>
                    </a:stretch>
                  </pic:blipFill>
                  <pic:spPr>
                    <a:xfrm>
                      <a:off x="0" y="0"/>
                      <a:ext cx="4075200" cy="2517035"/>
                    </a:xfrm>
                    <a:prstGeom prst="rect">
                      <a:avLst/>
                    </a:prstGeom>
                  </pic:spPr>
                </pic:pic>
              </a:graphicData>
            </a:graphic>
          </wp:inline>
        </w:drawing>
      </w:r>
    </w:p>
    <w:p w14:paraId="252BD916" w14:textId="5B289DC6" w:rsidR="00B23950" w:rsidRPr="00370243" w:rsidRDefault="00B23950" w:rsidP="00246957">
      <w:pPr>
        <w:rPr>
          <w:lang w:val="en-US"/>
        </w:rPr>
      </w:pPr>
      <w:r w:rsidRPr="00370243">
        <w:rPr>
          <w:lang w:val="en-US"/>
        </w:rPr>
        <w:t xml:space="preserve">Figure </w:t>
      </w:r>
      <w:r w:rsidR="004B2716" w:rsidRPr="00370243">
        <w:rPr>
          <w:lang w:val="en-US"/>
        </w:rPr>
        <w:t>5</w:t>
      </w:r>
      <w:r w:rsidR="004B2716" w:rsidRPr="00370243">
        <w:rPr>
          <w:b/>
          <w:bCs/>
          <w:lang w:val="en-US"/>
        </w:rPr>
        <w:t xml:space="preserve">: </w:t>
      </w:r>
      <w:r w:rsidRPr="00370243">
        <w:rPr>
          <w:lang w:val="en-US"/>
        </w:rPr>
        <w:t xml:space="preserve">Time-varying step selection function coefficients for movement parameters across the 24-hour cycle. Each panel represents a climatic stratum. </w:t>
      </w:r>
      <w:r w:rsidR="00217D59" w:rsidRPr="00370243">
        <w:rPr>
          <w:lang w:val="en-US"/>
        </w:rPr>
        <w:t>Colored</w:t>
      </w:r>
      <w:r w:rsidRPr="00370243">
        <w:rPr>
          <w:lang w:val="en-US"/>
        </w:rPr>
        <w:t xml:space="preserve"> lines show the effect of </w:t>
      </w:r>
      <w:r w:rsidR="00217D59" w:rsidRPr="00370243">
        <w:rPr>
          <w:lang w:val="en-US"/>
        </w:rPr>
        <w:t>turning angle</w:t>
      </w:r>
      <w:r w:rsidRPr="00370243">
        <w:rPr>
          <w:lang w:val="en-US"/>
        </w:rPr>
        <w:t xml:space="preserve">, log-transformed step length, and </w:t>
      </w:r>
      <w:r w:rsidR="00217D59" w:rsidRPr="00370243">
        <w:rPr>
          <w:lang w:val="en-US"/>
        </w:rPr>
        <w:t>step length</w:t>
      </w:r>
      <w:r w:rsidRPr="00370243">
        <w:rPr>
          <w:lang w:val="en-US"/>
        </w:rPr>
        <w:t xml:space="preserve"> on step selection across hours of the day. </w:t>
      </w:r>
    </w:p>
    <w:p w14:paraId="315C4F04" w14:textId="77777777" w:rsidR="0050332E" w:rsidRPr="00370243" w:rsidRDefault="0050332E" w:rsidP="00246957">
      <w:pPr>
        <w:rPr>
          <w:lang w:val="en-US"/>
        </w:rPr>
      </w:pPr>
    </w:p>
    <w:p w14:paraId="4B03BAC2" w14:textId="3365DF90" w:rsidR="009A21C2" w:rsidRPr="00370243" w:rsidRDefault="009A21C2" w:rsidP="009A21C2">
      <w:pPr>
        <w:pStyle w:val="Heading3"/>
      </w:pPr>
      <w:bookmarkStart w:id="40" w:name="_Toc198864192"/>
      <w:r w:rsidRPr="00370243">
        <w:t>Land cover preference during heatwave events</w:t>
      </w:r>
      <w:bookmarkEnd w:id="40"/>
    </w:p>
    <w:p w14:paraId="38066274" w14:textId="01CF888A" w:rsidR="00D507EB" w:rsidRPr="00370243" w:rsidRDefault="003A06E0" w:rsidP="00234907">
      <w:pPr>
        <w:spacing w:before="100" w:beforeAutospacing="1" w:after="100" w:afterAutospacing="1"/>
        <w:rPr>
          <w:rFonts w:cstheme="minorHAnsi"/>
          <w:snapToGrid/>
          <w:color w:val="auto"/>
          <w:szCs w:val="24"/>
          <w:lang w:val="en-US" w:eastAsia="en-GB"/>
        </w:rPr>
      </w:pPr>
      <w:r w:rsidRPr="00370243">
        <w:rPr>
          <w:rFonts w:cstheme="minorHAnsi"/>
          <w:snapToGrid/>
          <w:color w:val="auto"/>
          <w:szCs w:val="24"/>
          <w:lang w:val="en-US" w:eastAsia="en-GB"/>
        </w:rPr>
        <w:t>Circadian patterns of habitat selection varied across climate strata and between control and heatwave conditions. In all models, selection was modeled relative to a baseline habitat type (t</w:t>
      </w:r>
      <w:r w:rsidR="003E31BA" w:rsidRPr="00370243">
        <w:rPr>
          <w:rFonts w:cstheme="minorHAnsi"/>
          <w:snapToGrid/>
          <w:color w:val="auto"/>
          <w:szCs w:val="24"/>
          <w:lang w:val="en-US" w:eastAsia="en-GB"/>
        </w:rPr>
        <w:t xml:space="preserve">he </w:t>
      </w:r>
      <w:proofErr w:type="gramStart"/>
      <w:r w:rsidR="003E31BA" w:rsidRPr="00370243">
        <w:rPr>
          <w:rFonts w:cstheme="minorHAnsi"/>
          <w:snapToGrid/>
          <w:color w:val="auto"/>
          <w:szCs w:val="24"/>
          <w:lang w:val="en-US" w:eastAsia="en-GB"/>
        </w:rPr>
        <w:t>most common</w:t>
      </w:r>
      <w:r w:rsidR="00B1057F" w:rsidRPr="00370243">
        <w:rPr>
          <w:rFonts w:cstheme="minorHAnsi"/>
          <w:snapToGrid/>
          <w:color w:val="auto"/>
          <w:szCs w:val="24"/>
          <w:lang w:val="en-US" w:eastAsia="en-GB"/>
        </w:rPr>
        <w:t>ly visited</w:t>
      </w:r>
      <w:proofErr w:type="gramEnd"/>
      <w:r w:rsidR="003E31BA" w:rsidRPr="00370243">
        <w:rPr>
          <w:rFonts w:cstheme="minorHAnsi"/>
          <w:snapToGrid/>
          <w:color w:val="auto"/>
          <w:szCs w:val="24"/>
          <w:lang w:val="en-US" w:eastAsia="en-GB"/>
        </w:rPr>
        <w:t xml:space="preserve"> habitat in a strata</w:t>
      </w:r>
      <w:r w:rsidRPr="00370243">
        <w:rPr>
          <w:rFonts w:cstheme="minorHAnsi"/>
          <w:snapToGrid/>
          <w:color w:val="auto"/>
          <w:szCs w:val="24"/>
          <w:lang w:val="en-US" w:eastAsia="en-GB"/>
        </w:rPr>
        <w:t>), and coefficients represent the time-varying strength and direction of selection.</w:t>
      </w:r>
    </w:p>
    <w:p w14:paraId="662898E4" w14:textId="6136B618" w:rsidR="0019669E" w:rsidRPr="00370243" w:rsidRDefault="0019669E" w:rsidP="0019669E">
      <w:pPr>
        <w:pStyle w:val="Heading4"/>
        <w:rPr>
          <w:lang w:val="en-US"/>
        </w:rPr>
      </w:pPr>
      <w:r w:rsidRPr="00370243">
        <w:rPr>
          <w:lang w:val="en-US"/>
        </w:rPr>
        <w:t>Boreal Alpine</w:t>
      </w:r>
    </w:p>
    <w:p w14:paraId="0F6B8E6A" w14:textId="33C4AD9C" w:rsidR="00234907" w:rsidRPr="00370243" w:rsidRDefault="00234907" w:rsidP="00234907">
      <w:pPr>
        <w:rPr>
          <w:lang w:val="en-US"/>
        </w:rPr>
      </w:pPr>
      <w:r w:rsidRPr="00370243">
        <w:rPr>
          <w:lang w:val="en-US"/>
        </w:rPr>
        <w:t xml:space="preserve">During heatwave events, moose in the boreal alpine stratum showed a modest increase in selection for deciduous and mixed forests around midday (Figure </w:t>
      </w:r>
      <w:r w:rsidR="006B5866" w:rsidRPr="00370243">
        <w:rPr>
          <w:lang w:val="en-US"/>
        </w:rPr>
        <w:t>6</w:t>
      </w:r>
      <w:r w:rsidRPr="00370243">
        <w:rPr>
          <w:lang w:val="en-US"/>
        </w:rPr>
        <w:t>). Wetland selection coefficients could not be estimated during heatwaves, as too few individuals visited these habitats. This likely reflects a behavioral shift away from wetlands under heat stress, possibly due to</w:t>
      </w:r>
      <w:r w:rsidR="006B5866" w:rsidRPr="00370243">
        <w:rPr>
          <w:lang w:val="en-US"/>
        </w:rPr>
        <w:t xml:space="preserve"> the</w:t>
      </w:r>
      <w:r w:rsidRPr="00370243">
        <w:rPr>
          <w:lang w:val="en-US"/>
        </w:rPr>
        <w:t xml:space="preserve"> lower availability of shade.</w:t>
      </w:r>
    </w:p>
    <w:p w14:paraId="468B86CD" w14:textId="1736D3DD" w:rsidR="00246957" w:rsidRPr="00370243" w:rsidRDefault="00246957" w:rsidP="00494B6B">
      <w:pPr>
        <w:jc w:val="center"/>
        <w:rPr>
          <w:lang w:val="en-US"/>
        </w:rPr>
      </w:pPr>
      <w:r w:rsidRPr="00370243">
        <w:rPr>
          <w:noProof/>
          <w:lang w:val="en-US"/>
        </w:rPr>
        <w:lastRenderedPageBreak/>
        <w:drawing>
          <wp:inline distT="0" distB="0" distL="0" distR="0" wp14:anchorId="2D6A8102" wp14:editId="66CF24D3">
            <wp:extent cx="4075200" cy="2517035"/>
            <wp:effectExtent l="0" t="0" r="1905" b="0"/>
            <wp:docPr id="94212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8542" name=""/>
                    <pic:cNvPicPr/>
                  </pic:nvPicPr>
                  <pic:blipFill>
                    <a:blip r:embed="rId33"/>
                    <a:stretch>
                      <a:fillRect/>
                    </a:stretch>
                  </pic:blipFill>
                  <pic:spPr>
                    <a:xfrm>
                      <a:off x="0" y="0"/>
                      <a:ext cx="4075200" cy="2517035"/>
                    </a:xfrm>
                    <a:prstGeom prst="rect">
                      <a:avLst/>
                    </a:prstGeom>
                  </pic:spPr>
                </pic:pic>
              </a:graphicData>
            </a:graphic>
          </wp:inline>
        </w:drawing>
      </w:r>
    </w:p>
    <w:p w14:paraId="1979DAA3" w14:textId="0E78EADB" w:rsidR="003A06E0" w:rsidRPr="00370243" w:rsidRDefault="003A06E0" w:rsidP="00494B6B">
      <w:pPr>
        <w:jc w:val="center"/>
        <w:rPr>
          <w:lang w:val="en-US"/>
        </w:rPr>
      </w:pPr>
      <w:r w:rsidRPr="00370243">
        <w:rPr>
          <w:lang w:val="en-US"/>
        </w:rPr>
        <w:t xml:space="preserve">Figure </w:t>
      </w:r>
      <w:r w:rsidR="004B2716" w:rsidRPr="00370243">
        <w:rPr>
          <w:lang w:val="en-US"/>
        </w:rPr>
        <w:t>6</w:t>
      </w:r>
      <w:r w:rsidR="004B2716" w:rsidRPr="00370243">
        <w:rPr>
          <w:b/>
          <w:bCs/>
          <w:lang w:val="en-US"/>
        </w:rPr>
        <w:t>:</w:t>
      </w:r>
      <w:r w:rsidRPr="00370243">
        <w:rPr>
          <w:lang w:val="en-US"/>
        </w:rPr>
        <w:t xml:space="preserve"> Time-varying habitat selection coefficients for the boreal alpine stratum. Lines represent selection for deciduous and mixed forests relative to coniferous forest across the 24-hour cycle. Wetland selection could not be estimated during heatwaves due to low visitation.</w:t>
      </w:r>
    </w:p>
    <w:p w14:paraId="4D8E5792" w14:textId="57823CAB" w:rsidR="0019669E" w:rsidRPr="00370243" w:rsidRDefault="0019669E" w:rsidP="0019669E">
      <w:pPr>
        <w:pStyle w:val="Heading4"/>
        <w:rPr>
          <w:lang w:val="en-US"/>
        </w:rPr>
      </w:pPr>
      <w:r w:rsidRPr="00370243">
        <w:rPr>
          <w:lang w:val="en-US"/>
        </w:rPr>
        <w:t>Boreal Inland</w:t>
      </w:r>
    </w:p>
    <w:p w14:paraId="7CC285A7" w14:textId="06A8CA7E" w:rsidR="0019669E" w:rsidRPr="00370243" w:rsidRDefault="00A134DC" w:rsidP="00246957">
      <w:pPr>
        <w:rPr>
          <w:lang w:val="en-US"/>
        </w:rPr>
      </w:pPr>
      <w:r w:rsidRPr="00370243">
        <w:rPr>
          <w:lang w:val="en-US"/>
        </w:rPr>
        <w:t xml:space="preserve">In the boreal inland stratum, moose displayed marked circadian rhythms in habitat selection under control conditions (Figure </w:t>
      </w:r>
      <w:r w:rsidR="00CD3E8D" w:rsidRPr="00370243">
        <w:rPr>
          <w:lang w:val="en-US"/>
        </w:rPr>
        <w:t>7</w:t>
      </w:r>
      <w:r w:rsidRPr="00370243">
        <w:rPr>
          <w:lang w:val="en-US"/>
        </w:rPr>
        <w:t>). Clear-cut and young forest was strongly selected during nocturnal and early morning hours, while coniferous forest and wetlands were consistently avoided. During heatwaves, these patterns shifted. The strong nocturnal preference for clear-cut areas disappeared, and coniferous forest and wetland habitats exhibited pronounced diurnal seasonality, with positive selection peaking during daylight hours. These shifts suggest a change in thermal or shelter-driven habitat use under elevated temperatures.</w:t>
      </w:r>
    </w:p>
    <w:p w14:paraId="09E5E107" w14:textId="6C042AB7" w:rsidR="00F018B0" w:rsidRPr="00370243" w:rsidRDefault="00F018B0" w:rsidP="00494B6B">
      <w:pPr>
        <w:jc w:val="center"/>
        <w:rPr>
          <w:lang w:val="en-US"/>
        </w:rPr>
      </w:pPr>
      <w:r w:rsidRPr="00370243">
        <w:rPr>
          <w:noProof/>
          <w:lang w:val="en-US"/>
        </w:rPr>
        <w:drawing>
          <wp:inline distT="0" distB="0" distL="0" distR="0" wp14:anchorId="7A6D35A3" wp14:editId="18958D76">
            <wp:extent cx="4075200" cy="2518010"/>
            <wp:effectExtent l="0" t="0" r="1905" b="0"/>
            <wp:docPr id="916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638" name=""/>
                    <pic:cNvPicPr/>
                  </pic:nvPicPr>
                  <pic:blipFill>
                    <a:blip r:embed="rId34"/>
                    <a:stretch>
                      <a:fillRect/>
                    </a:stretch>
                  </pic:blipFill>
                  <pic:spPr>
                    <a:xfrm>
                      <a:off x="0" y="0"/>
                      <a:ext cx="4075200" cy="2518010"/>
                    </a:xfrm>
                    <a:prstGeom prst="rect">
                      <a:avLst/>
                    </a:prstGeom>
                  </pic:spPr>
                </pic:pic>
              </a:graphicData>
            </a:graphic>
          </wp:inline>
        </w:drawing>
      </w:r>
    </w:p>
    <w:p w14:paraId="6258E6A9" w14:textId="7B4C3466" w:rsidR="003A06E0" w:rsidRPr="00370243" w:rsidRDefault="003A06E0" w:rsidP="00494B6B">
      <w:pPr>
        <w:jc w:val="center"/>
        <w:rPr>
          <w:lang w:val="en-US"/>
        </w:rPr>
      </w:pPr>
      <w:r w:rsidRPr="00370243">
        <w:rPr>
          <w:lang w:val="en-US"/>
        </w:rPr>
        <w:lastRenderedPageBreak/>
        <w:t xml:space="preserve">Figure </w:t>
      </w:r>
      <w:r w:rsidR="00323E3C" w:rsidRPr="00370243">
        <w:rPr>
          <w:lang w:val="en-US"/>
        </w:rPr>
        <w:t>7:</w:t>
      </w:r>
      <w:r w:rsidRPr="00370243">
        <w:rPr>
          <w:lang w:val="en-US"/>
        </w:rPr>
        <w:t xml:space="preserve"> Time-varying habitat selection coefficients for the boreal inland stratum. Lines show selection for clear-cut and young forest, deciduous forest, mixed forest, and wetland relative to coniferous forest. Separate lines are shown for control and heatwave models.</w:t>
      </w:r>
    </w:p>
    <w:p w14:paraId="123EBF15" w14:textId="4D24AFF9" w:rsidR="00E656BE" w:rsidRPr="00370243" w:rsidRDefault="00E656BE" w:rsidP="00E656BE">
      <w:pPr>
        <w:pStyle w:val="Heading4"/>
        <w:rPr>
          <w:lang w:val="en-US"/>
        </w:rPr>
      </w:pPr>
      <w:r w:rsidRPr="00370243">
        <w:rPr>
          <w:lang w:val="en-US"/>
        </w:rPr>
        <w:t>Boreal Coast</w:t>
      </w:r>
    </w:p>
    <w:p w14:paraId="5CF3DBA9" w14:textId="4474B57A" w:rsidR="00E656BE" w:rsidRPr="00370243" w:rsidRDefault="00257066" w:rsidP="00246957">
      <w:pPr>
        <w:rPr>
          <w:lang w:val="en-US"/>
        </w:rPr>
      </w:pPr>
      <w:r w:rsidRPr="00370243">
        <w:rPr>
          <w:lang w:val="en-US"/>
        </w:rPr>
        <w:t xml:space="preserve">Moose in the boreal coastal region exhibited similar patterns to those observed inland (Figure </w:t>
      </w:r>
      <w:r w:rsidR="00CD3E8D" w:rsidRPr="00370243">
        <w:rPr>
          <w:lang w:val="en-US"/>
        </w:rPr>
        <w:t>8)</w:t>
      </w:r>
      <w:r w:rsidRPr="00370243">
        <w:rPr>
          <w:lang w:val="en-US"/>
        </w:rPr>
        <w:t>. Clear-cut and young forests were favored during crepuscular and nighttime hours under both control and heatwave conditions. However, heatwave conditions led to increased use of denser habitats (deciduous and coniferous forests) during twilight and nighttime hours, and reduced selection for clear-cut and mixed forests during midday. These behavioral shifts indicate greater use of thermally buffered habitats under elevated temperatures.</w:t>
      </w:r>
    </w:p>
    <w:p w14:paraId="4AD13F29" w14:textId="348C3B49" w:rsidR="00246957" w:rsidRPr="00370243" w:rsidRDefault="00246957" w:rsidP="00494B6B">
      <w:pPr>
        <w:jc w:val="center"/>
        <w:rPr>
          <w:lang w:val="en-US"/>
        </w:rPr>
      </w:pPr>
      <w:r w:rsidRPr="00370243">
        <w:rPr>
          <w:noProof/>
          <w:lang w:val="en-US"/>
        </w:rPr>
        <w:drawing>
          <wp:inline distT="0" distB="0" distL="0" distR="0" wp14:anchorId="02CB3983" wp14:editId="467B25C1">
            <wp:extent cx="4075200" cy="2517035"/>
            <wp:effectExtent l="0" t="0" r="1905" b="0"/>
            <wp:docPr id="72460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05038" name=""/>
                    <pic:cNvPicPr/>
                  </pic:nvPicPr>
                  <pic:blipFill>
                    <a:blip r:embed="rId35"/>
                    <a:stretch>
                      <a:fillRect/>
                    </a:stretch>
                  </pic:blipFill>
                  <pic:spPr>
                    <a:xfrm>
                      <a:off x="0" y="0"/>
                      <a:ext cx="4075200" cy="2517035"/>
                    </a:xfrm>
                    <a:prstGeom prst="rect">
                      <a:avLst/>
                    </a:prstGeom>
                  </pic:spPr>
                </pic:pic>
              </a:graphicData>
            </a:graphic>
          </wp:inline>
        </w:drawing>
      </w:r>
    </w:p>
    <w:p w14:paraId="68DBA174" w14:textId="1F6EFBB5" w:rsidR="003A06E0" w:rsidRPr="00370243" w:rsidRDefault="003A06E0" w:rsidP="00494B6B">
      <w:pPr>
        <w:jc w:val="center"/>
        <w:rPr>
          <w:lang w:val="en-US"/>
        </w:rPr>
      </w:pPr>
      <w:r w:rsidRPr="00370243">
        <w:rPr>
          <w:lang w:val="en-US"/>
        </w:rPr>
        <w:t xml:space="preserve">Figure </w:t>
      </w:r>
      <w:r w:rsidR="0099433A" w:rsidRPr="00370243">
        <w:rPr>
          <w:lang w:val="en-US"/>
        </w:rPr>
        <w:t>8:</w:t>
      </w:r>
      <w:r w:rsidRPr="00370243">
        <w:rPr>
          <w:lang w:val="en-US"/>
        </w:rPr>
        <w:t xml:space="preserve"> Time-varying habitat selection coefficients for the boreal coastal stratum. Lines represent relative selection for each habitat type across hours of the day. Note the increased selection for dense forest cover and reduced use of open habitats during heatwaves.</w:t>
      </w:r>
    </w:p>
    <w:p w14:paraId="04CCA37E" w14:textId="77777777" w:rsidR="00F90389" w:rsidRPr="00370243" w:rsidRDefault="00F90389" w:rsidP="00F90389">
      <w:pPr>
        <w:pStyle w:val="Heading4"/>
        <w:rPr>
          <w:lang w:val="en-US"/>
        </w:rPr>
      </w:pPr>
      <w:r w:rsidRPr="00370243">
        <w:rPr>
          <w:lang w:val="en-US"/>
        </w:rPr>
        <w:t>Temperate</w:t>
      </w:r>
    </w:p>
    <w:p w14:paraId="6C548963" w14:textId="02279494" w:rsidR="00615E56" w:rsidRPr="00370243" w:rsidRDefault="003841E8" w:rsidP="00246957">
      <w:pPr>
        <w:rPr>
          <w:lang w:val="en-US"/>
        </w:rPr>
      </w:pPr>
      <w:r w:rsidRPr="00370243">
        <w:rPr>
          <w:lang w:val="en-US"/>
        </w:rPr>
        <w:t xml:space="preserve">In the temperate stratum, habitat selection patterns were relatively stable across conditions (Figure </w:t>
      </w:r>
      <w:r w:rsidR="00CD3E8D" w:rsidRPr="00370243">
        <w:rPr>
          <w:lang w:val="en-US"/>
        </w:rPr>
        <w:t>10</w:t>
      </w:r>
      <w:r w:rsidRPr="00370243">
        <w:rPr>
          <w:lang w:val="en-US"/>
        </w:rPr>
        <w:t>). All major habitat types</w:t>
      </w:r>
      <w:r w:rsidR="00CD3E8D" w:rsidRPr="00370243">
        <w:rPr>
          <w:lang w:val="en-US"/>
        </w:rPr>
        <w:t xml:space="preserve">, </w:t>
      </w:r>
      <w:r w:rsidRPr="00370243">
        <w:rPr>
          <w:lang w:val="en-US"/>
        </w:rPr>
        <w:t>clear-cut, coniferous, and deciduous forests</w:t>
      </w:r>
      <w:r w:rsidR="00CD3E8D" w:rsidRPr="00370243">
        <w:rPr>
          <w:lang w:val="en-US"/>
        </w:rPr>
        <w:t xml:space="preserve">, </w:t>
      </w:r>
      <w:r w:rsidRPr="00370243">
        <w:rPr>
          <w:lang w:val="en-US"/>
        </w:rPr>
        <w:t xml:space="preserve">exhibited peaks in selection around midday and late evening. Comparisons between control and heatwave models revealed only slight decreases in selection strength for clear-cut and coniferous forests during heatwaves, suggesting minimal </w:t>
      </w:r>
      <w:r w:rsidR="00255CDE" w:rsidRPr="00370243">
        <w:rPr>
          <w:lang w:val="en-US"/>
        </w:rPr>
        <w:t>behavioral</w:t>
      </w:r>
      <w:r w:rsidRPr="00370243">
        <w:rPr>
          <w:lang w:val="en-US"/>
        </w:rPr>
        <w:t xml:space="preserve"> adjustment in this region.</w:t>
      </w:r>
    </w:p>
    <w:p w14:paraId="785F9A21" w14:textId="77777777" w:rsidR="00615E56" w:rsidRPr="00370243" w:rsidRDefault="00615E56" w:rsidP="00246957">
      <w:pPr>
        <w:rPr>
          <w:lang w:val="en-US"/>
        </w:rPr>
      </w:pPr>
    </w:p>
    <w:p w14:paraId="23C1063F" w14:textId="6F5558B4" w:rsidR="005C3953" w:rsidRPr="00370243" w:rsidRDefault="00F90389" w:rsidP="00494B6B">
      <w:pPr>
        <w:jc w:val="center"/>
        <w:rPr>
          <w:lang w:val="en-US"/>
        </w:rPr>
      </w:pPr>
      <w:r w:rsidRPr="00370243">
        <w:rPr>
          <w:noProof/>
          <w:lang w:val="en-US"/>
        </w:rPr>
        <w:lastRenderedPageBreak/>
        <w:drawing>
          <wp:inline distT="0" distB="0" distL="0" distR="0" wp14:anchorId="3838F5CA" wp14:editId="57095A58">
            <wp:extent cx="4075200" cy="2517035"/>
            <wp:effectExtent l="0" t="0" r="1905" b="0"/>
            <wp:docPr id="111537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9013" name=""/>
                    <pic:cNvPicPr/>
                  </pic:nvPicPr>
                  <pic:blipFill>
                    <a:blip r:embed="rId36"/>
                    <a:stretch>
                      <a:fillRect/>
                    </a:stretch>
                  </pic:blipFill>
                  <pic:spPr>
                    <a:xfrm>
                      <a:off x="0" y="0"/>
                      <a:ext cx="4075200" cy="2517035"/>
                    </a:xfrm>
                    <a:prstGeom prst="rect">
                      <a:avLst/>
                    </a:prstGeom>
                  </pic:spPr>
                </pic:pic>
              </a:graphicData>
            </a:graphic>
          </wp:inline>
        </w:drawing>
      </w:r>
    </w:p>
    <w:p w14:paraId="4D101B55" w14:textId="48D09C92" w:rsidR="003A06E0" w:rsidRPr="00370243" w:rsidRDefault="003A06E0" w:rsidP="00494B6B">
      <w:pPr>
        <w:jc w:val="center"/>
        <w:rPr>
          <w:lang w:val="en-US"/>
        </w:rPr>
      </w:pPr>
      <w:r w:rsidRPr="00370243">
        <w:rPr>
          <w:lang w:val="en-US"/>
        </w:rPr>
        <w:t xml:space="preserve">Figure </w:t>
      </w:r>
      <w:r w:rsidR="004B3716" w:rsidRPr="00370243">
        <w:rPr>
          <w:lang w:val="en-US"/>
        </w:rPr>
        <w:t>10:</w:t>
      </w:r>
      <w:r w:rsidRPr="00370243">
        <w:rPr>
          <w:lang w:val="en-US"/>
        </w:rPr>
        <w:t xml:space="preserve"> Time-varying habitat selection coefficients for the temperate stratum. Peaks in selection occur around midday and evening, with only minor differences between control and heatwave conditions.</w:t>
      </w:r>
    </w:p>
    <w:p w14:paraId="79DE84D1" w14:textId="77777777" w:rsidR="00494B6B" w:rsidRPr="00370243" w:rsidRDefault="00494B6B" w:rsidP="00494B6B">
      <w:pPr>
        <w:jc w:val="center"/>
        <w:rPr>
          <w:lang w:val="en-US"/>
        </w:rPr>
      </w:pPr>
    </w:p>
    <w:p w14:paraId="69208655" w14:textId="77777777" w:rsidR="009A21C2" w:rsidRPr="00370243" w:rsidRDefault="009A21C2" w:rsidP="009A21C2">
      <w:pPr>
        <w:pStyle w:val="Heading3"/>
      </w:pPr>
      <w:bookmarkStart w:id="41" w:name="_Toc198864193"/>
      <w:r w:rsidRPr="00370243">
        <w:t>Elevation and distance to water preference during heatwave events</w:t>
      </w:r>
      <w:bookmarkEnd w:id="41"/>
    </w:p>
    <w:p w14:paraId="71B09E7F" w14:textId="2E53CEF5" w:rsidR="00494B6B" w:rsidRPr="00370243" w:rsidRDefault="00494B6B" w:rsidP="00494B6B">
      <w:pPr>
        <w:spacing w:before="100" w:beforeAutospacing="1" w:after="100" w:afterAutospacing="1"/>
        <w:rPr>
          <w:rFonts w:ascii="Calibri" w:hAnsi="Calibri" w:cs="Calibri"/>
          <w:snapToGrid/>
          <w:color w:val="auto"/>
          <w:szCs w:val="24"/>
          <w:lang w:val="en-US" w:eastAsia="en-GB"/>
        </w:rPr>
      </w:pPr>
      <w:r w:rsidRPr="00370243">
        <w:rPr>
          <w:rFonts w:ascii="Calibri" w:hAnsi="Calibri" w:cs="Calibri"/>
          <w:snapToGrid/>
          <w:color w:val="auto"/>
          <w:szCs w:val="24"/>
          <w:lang w:val="en-US" w:eastAsia="en-GB"/>
        </w:rPr>
        <w:t>Patterns of selection for elevation and distance to water varied across strata but revealed consistent thermal strategies</w:t>
      </w:r>
      <w:r w:rsidR="0046106B" w:rsidRPr="00370243">
        <w:rPr>
          <w:rFonts w:ascii="Calibri" w:hAnsi="Calibri" w:cs="Calibri"/>
          <w:snapToGrid/>
          <w:color w:val="auto"/>
          <w:szCs w:val="24"/>
          <w:lang w:val="en-US" w:eastAsia="en-GB"/>
        </w:rPr>
        <w:t xml:space="preserve"> (Figure 11)</w:t>
      </w:r>
      <w:r w:rsidRPr="00370243">
        <w:rPr>
          <w:rFonts w:ascii="Calibri" w:hAnsi="Calibri" w:cs="Calibri"/>
          <w:snapToGrid/>
          <w:color w:val="auto"/>
          <w:szCs w:val="24"/>
          <w:lang w:val="en-US" w:eastAsia="en-GB"/>
        </w:rPr>
        <w:t>. Across all climate strata, moose selected locations at lower elevations than their previous position, particularly around midday. This downward movement peaked during the warmest parts of the day and was amplified under heatwave conditions, suggesting an adaptive response to thermal stress by se</w:t>
      </w:r>
      <w:r w:rsidR="00CD3E8D" w:rsidRPr="00370243">
        <w:rPr>
          <w:rFonts w:ascii="Calibri" w:hAnsi="Calibri" w:cs="Calibri"/>
          <w:snapToGrid/>
          <w:color w:val="auto"/>
          <w:szCs w:val="24"/>
          <w:lang w:val="en-US" w:eastAsia="en-GB"/>
        </w:rPr>
        <w:t>eking</w:t>
      </w:r>
      <w:r w:rsidRPr="00370243">
        <w:rPr>
          <w:rFonts w:ascii="Calibri" w:hAnsi="Calibri" w:cs="Calibri"/>
          <w:snapToGrid/>
          <w:color w:val="auto"/>
          <w:szCs w:val="24"/>
          <w:lang w:val="en-US" w:eastAsia="en-GB"/>
        </w:rPr>
        <w:t xml:space="preserve"> lower terrain.</w:t>
      </w:r>
    </w:p>
    <w:p w14:paraId="1213E054" w14:textId="502C0854" w:rsidR="00494B6B" w:rsidRPr="00370243" w:rsidRDefault="00494B6B" w:rsidP="00494B6B">
      <w:pPr>
        <w:spacing w:before="100" w:beforeAutospacing="1" w:after="100" w:afterAutospacing="1"/>
        <w:rPr>
          <w:rFonts w:ascii="Calibri" w:hAnsi="Calibri" w:cs="Calibri"/>
          <w:snapToGrid/>
          <w:color w:val="auto"/>
          <w:szCs w:val="24"/>
          <w:lang w:val="en-US" w:eastAsia="en-GB"/>
        </w:rPr>
      </w:pPr>
      <w:r w:rsidRPr="00370243">
        <w:rPr>
          <w:rFonts w:ascii="Calibri" w:hAnsi="Calibri" w:cs="Calibri"/>
          <w:snapToGrid/>
          <w:color w:val="auto"/>
          <w:szCs w:val="24"/>
          <w:lang w:val="en-US" w:eastAsia="en-GB"/>
        </w:rPr>
        <w:t>In the boreal alpine stratum, moose also showed positive selection for distance to water during daylight hours, meaning they tended to move away from water bodies during the day. This pattern may reflect an avoidance of open, exposed areas near water, which offer limited thermal cover. In contrast, no such clear daytime avoidance of water was observed in the other strata.</w:t>
      </w:r>
    </w:p>
    <w:p w14:paraId="28F92FA2" w14:textId="77777777" w:rsidR="00494B6B" w:rsidRPr="00370243" w:rsidRDefault="00494B6B" w:rsidP="00494B6B">
      <w:pPr>
        <w:spacing w:before="100" w:beforeAutospacing="1" w:after="100" w:afterAutospacing="1"/>
        <w:rPr>
          <w:rFonts w:ascii="Times New Roman" w:hAnsi="Times New Roman"/>
          <w:snapToGrid/>
          <w:color w:val="auto"/>
          <w:szCs w:val="24"/>
          <w:lang w:val="en-US" w:eastAsia="en-GB"/>
        </w:rPr>
      </w:pPr>
    </w:p>
    <w:p w14:paraId="50B9AD87" w14:textId="77777777" w:rsidR="00EE4DDB" w:rsidRPr="00370243" w:rsidRDefault="00EE4DDB" w:rsidP="00494B6B">
      <w:pPr>
        <w:spacing w:before="100" w:beforeAutospacing="1" w:after="100" w:afterAutospacing="1"/>
        <w:rPr>
          <w:rFonts w:ascii="Times New Roman" w:hAnsi="Times New Roman"/>
          <w:snapToGrid/>
          <w:color w:val="auto"/>
          <w:szCs w:val="24"/>
          <w:lang w:val="en-US" w:eastAsia="en-GB"/>
        </w:rPr>
      </w:pPr>
    </w:p>
    <w:p w14:paraId="67091BA7" w14:textId="77777777" w:rsidR="00EE4DDB" w:rsidRPr="00370243" w:rsidRDefault="00EE4DDB" w:rsidP="00494B6B">
      <w:pPr>
        <w:spacing w:before="100" w:beforeAutospacing="1" w:after="100" w:afterAutospacing="1"/>
        <w:rPr>
          <w:rFonts w:ascii="Times New Roman" w:hAnsi="Times New Roman"/>
          <w:snapToGrid/>
          <w:color w:val="auto"/>
          <w:szCs w:val="24"/>
          <w:lang w:val="en-US" w:eastAsia="en-GB"/>
        </w:rPr>
      </w:pPr>
    </w:p>
    <w:p w14:paraId="5F14B369" w14:textId="77777777" w:rsidR="00EE4DDB" w:rsidRPr="00370243" w:rsidRDefault="00EE4DDB" w:rsidP="00494B6B">
      <w:pPr>
        <w:spacing w:before="100" w:beforeAutospacing="1" w:after="100" w:afterAutospacing="1"/>
        <w:rPr>
          <w:rFonts w:ascii="Times New Roman" w:hAnsi="Times New Roman"/>
          <w:snapToGrid/>
          <w:color w:val="auto"/>
          <w:szCs w:val="24"/>
          <w:lang w:val="en-US" w:eastAsia="en-GB"/>
        </w:rPr>
      </w:pPr>
    </w:p>
    <w:p w14:paraId="738C86B0" w14:textId="4B77B913" w:rsidR="00D507EB" w:rsidRPr="00370243" w:rsidRDefault="00D507EB" w:rsidP="00494B6B">
      <w:pPr>
        <w:jc w:val="center"/>
        <w:rPr>
          <w:lang w:val="en-US"/>
        </w:rPr>
      </w:pPr>
      <w:r w:rsidRPr="00370243">
        <w:rPr>
          <w:noProof/>
          <w:lang w:val="en-US"/>
        </w:rPr>
        <w:lastRenderedPageBreak/>
        <w:drawing>
          <wp:inline distT="0" distB="0" distL="0" distR="0" wp14:anchorId="4B03FAC6" wp14:editId="72B854D8">
            <wp:extent cx="3009900" cy="368300"/>
            <wp:effectExtent l="0" t="0" r="0" b="0"/>
            <wp:docPr id="45478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7766" name=""/>
                    <pic:cNvPicPr/>
                  </pic:nvPicPr>
                  <pic:blipFill>
                    <a:blip r:embed="rId37"/>
                    <a:stretch>
                      <a:fillRect/>
                    </a:stretch>
                  </pic:blipFill>
                  <pic:spPr>
                    <a:xfrm>
                      <a:off x="0" y="0"/>
                      <a:ext cx="3009900" cy="368300"/>
                    </a:xfrm>
                    <a:prstGeom prst="rect">
                      <a:avLst/>
                    </a:prstGeom>
                  </pic:spPr>
                </pic:pic>
              </a:graphicData>
            </a:graphic>
          </wp:inline>
        </w:drawing>
      </w:r>
    </w:p>
    <w:p w14:paraId="0B843ABE" w14:textId="65DE0D72" w:rsidR="00246957" w:rsidRPr="00370243" w:rsidRDefault="00246957" w:rsidP="00494B6B">
      <w:pPr>
        <w:jc w:val="center"/>
        <w:rPr>
          <w:lang w:val="en-US"/>
        </w:rPr>
      </w:pPr>
      <w:r w:rsidRPr="00370243">
        <w:rPr>
          <w:noProof/>
          <w:lang w:val="en-US"/>
        </w:rPr>
        <w:drawing>
          <wp:inline distT="0" distB="0" distL="0" distR="0" wp14:anchorId="12B6CA93" wp14:editId="12E60E9F">
            <wp:extent cx="4318000" cy="2547258"/>
            <wp:effectExtent l="0" t="0" r="0" b="5715"/>
            <wp:docPr id="165574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45548" name=""/>
                    <pic:cNvPicPr/>
                  </pic:nvPicPr>
                  <pic:blipFill rotWithShape="1">
                    <a:blip r:embed="rId38"/>
                    <a:srcRect b="4489"/>
                    <a:stretch/>
                  </pic:blipFill>
                  <pic:spPr bwMode="auto">
                    <a:xfrm>
                      <a:off x="0" y="0"/>
                      <a:ext cx="4318000" cy="2547258"/>
                    </a:xfrm>
                    <a:prstGeom prst="rect">
                      <a:avLst/>
                    </a:prstGeom>
                    <a:ln>
                      <a:noFill/>
                    </a:ln>
                    <a:extLst>
                      <a:ext uri="{53640926-AAD7-44D8-BBD7-CCE9431645EC}">
                        <a14:shadowObscured xmlns:a14="http://schemas.microsoft.com/office/drawing/2010/main"/>
                      </a:ext>
                    </a:extLst>
                  </pic:spPr>
                </pic:pic>
              </a:graphicData>
            </a:graphic>
          </wp:inline>
        </w:drawing>
      </w:r>
    </w:p>
    <w:p w14:paraId="074BC9BE" w14:textId="181E9BF9" w:rsidR="00246957" w:rsidRPr="00370243" w:rsidRDefault="00246957" w:rsidP="00494B6B">
      <w:pPr>
        <w:jc w:val="center"/>
        <w:rPr>
          <w:lang w:val="en-US"/>
        </w:rPr>
      </w:pPr>
      <w:r w:rsidRPr="00370243">
        <w:rPr>
          <w:noProof/>
          <w:lang w:val="en-US"/>
        </w:rPr>
        <w:drawing>
          <wp:inline distT="0" distB="0" distL="0" distR="0" wp14:anchorId="69526E5B" wp14:editId="5E384CC3">
            <wp:extent cx="4318000" cy="2547257"/>
            <wp:effectExtent l="0" t="0" r="0" b="5715"/>
            <wp:docPr id="7052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5495" name=""/>
                    <pic:cNvPicPr/>
                  </pic:nvPicPr>
                  <pic:blipFill rotWithShape="1">
                    <a:blip r:embed="rId39"/>
                    <a:srcRect b="4489"/>
                    <a:stretch/>
                  </pic:blipFill>
                  <pic:spPr bwMode="auto">
                    <a:xfrm>
                      <a:off x="0" y="0"/>
                      <a:ext cx="4318000" cy="2547257"/>
                    </a:xfrm>
                    <a:prstGeom prst="rect">
                      <a:avLst/>
                    </a:prstGeom>
                    <a:ln>
                      <a:noFill/>
                    </a:ln>
                    <a:extLst>
                      <a:ext uri="{53640926-AAD7-44D8-BBD7-CCE9431645EC}">
                        <a14:shadowObscured xmlns:a14="http://schemas.microsoft.com/office/drawing/2010/main"/>
                      </a:ext>
                    </a:extLst>
                  </pic:spPr>
                </pic:pic>
              </a:graphicData>
            </a:graphic>
          </wp:inline>
        </w:drawing>
      </w:r>
    </w:p>
    <w:p w14:paraId="7BAB3C7A" w14:textId="2FB47FC2" w:rsidR="00246957" w:rsidRPr="00370243" w:rsidRDefault="00246957" w:rsidP="00494B6B">
      <w:pPr>
        <w:jc w:val="center"/>
        <w:rPr>
          <w:lang w:val="en-US"/>
        </w:rPr>
      </w:pPr>
      <w:r w:rsidRPr="00370243">
        <w:rPr>
          <w:noProof/>
          <w:lang w:val="en-US"/>
        </w:rPr>
        <w:drawing>
          <wp:inline distT="0" distB="0" distL="0" distR="0" wp14:anchorId="3A961157" wp14:editId="21194746">
            <wp:extent cx="4318000" cy="2547257"/>
            <wp:effectExtent l="0" t="0" r="0" b="5715"/>
            <wp:docPr id="15081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188" name=""/>
                    <pic:cNvPicPr/>
                  </pic:nvPicPr>
                  <pic:blipFill rotWithShape="1">
                    <a:blip r:embed="rId40"/>
                    <a:srcRect b="4489"/>
                    <a:stretch/>
                  </pic:blipFill>
                  <pic:spPr bwMode="auto">
                    <a:xfrm>
                      <a:off x="0" y="0"/>
                      <a:ext cx="4318000" cy="2547257"/>
                    </a:xfrm>
                    <a:prstGeom prst="rect">
                      <a:avLst/>
                    </a:prstGeom>
                    <a:ln>
                      <a:noFill/>
                    </a:ln>
                    <a:extLst>
                      <a:ext uri="{53640926-AAD7-44D8-BBD7-CCE9431645EC}">
                        <a14:shadowObscured xmlns:a14="http://schemas.microsoft.com/office/drawing/2010/main"/>
                      </a:ext>
                    </a:extLst>
                  </pic:spPr>
                </pic:pic>
              </a:graphicData>
            </a:graphic>
          </wp:inline>
        </w:drawing>
      </w:r>
    </w:p>
    <w:p w14:paraId="539ADB4F" w14:textId="2FD040DF" w:rsidR="00C703E1" w:rsidRPr="00370243" w:rsidRDefault="00246957" w:rsidP="00A16BD9">
      <w:pPr>
        <w:jc w:val="center"/>
        <w:rPr>
          <w:lang w:val="en-US"/>
        </w:rPr>
      </w:pPr>
      <w:r w:rsidRPr="00370243">
        <w:rPr>
          <w:noProof/>
          <w:lang w:val="en-US"/>
        </w:rPr>
        <w:lastRenderedPageBreak/>
        <w:drawing>
          <wp:inline distT="0" distB="0" distL="0" distR="0" wp14:anchorId="747BC8EB" wp14:editId="5093AF7C">
            <wp:extent cx="4074342" cy="2403566"/>
            <wp:effectExtent l="0" t="0" r="2540" b="0"/>
            <wp:docPr id="184233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5808" name=""/>
                    <pic:cNvPicPr/>
                  </pic:nvPicPr>
                  <pic:blipFill rotWithShape="1">
                    <a:blip r:embed="rId41"/>
                    <a:srcRect b="4488"/>
                    <a:stretch/>
                  </pic:blipFill>
                  <pic:spPr bwMode="auto">
                    <a:xfrm>
                      <a:off x="0" y="0"/>
                      <a:ext cx="4075200" cy="2404072"/>
                    </a:xfrm>
                    <a:prstGeom prst="rect">
                      <a:avLst/>
                    </a:prstGeom>
                    <a:ln>
                      <a:noFill/>
                    </a:ln>
                    <a:extLst>
                      <a:ext uri="{53640926-AAD7-44D8-BBD7-CCE9431645EC}">
                        <a14:shadowObscured xmlns:a14="http://schemas.microsoft.com/office/drawing/2010/main"/>
                      </a:ext>
                    </a:extLst>
                  </pic:spPr>
                </pic:pic>
              </a:graphicData>
            </a:graphic>
          </wp:inline>
        </w:drawing>
      </w:r>
    </w:p>
    <w:p w14:paraId="204AFBF0" w14:textId="4E9910D6" w:rsidR="00C703E1" w:rsidRPr="00370243" w:rsidRDefault="00C703E1" w:rsidP="007A6F3D">
      <w:pPr>
        <w:spacing w:before="100" w:beforeAutospacing="1" w:after="100" w:afterAutospacing="1"/>
        <w:jc w:val="center"/>
        <w:rPr>
          <w:rFonts w:ascii="Calibri" w:hAnsi="Calibri" w:cs="Calibri"/>
          <w:snapToGrid/>
          <w:color w:val="auto"/>
          <w:szCs w:val="24"/>
          <w:lang w:val="en-US" w:eastAsia="en-GB"/>
        </w:rPr>
      </w:pPr>
      <w:r w:rsidRPr="00370243">
        <w:rPr>
          <w:rFonts w:ascii="Calibri" w:hAnsi="Calibri" w:cs="Calibri"/>
          <w:snapToGrid/>
          <w:color w:val="auto"/>
          <w:szCs w:val="24"/>
          <w:lang w:val="en-US" w:eastAsia="en-GB"/>
        </w:rPr>
        <w:t xml:space="preserve">Figure </w:t>
      </w:r>
      <w:r w:rsidR="00284D12" w:rsidRPr="00370243">
        <w:rPr>
          <w:rFonts w:ascii="Calibri" w:hAnsi="Calibri" w:cs="Calibri"/>
          <w:snapToGrid/>
          <w:color w:val="auto"/>
          <w:szCs w:val="24"/>
          <w:lang w:val="en-US" w:eastAsia="en-GB"/>
        </w:rPr>
        <w:t>11:</w:t>
      </w:r>
      <w:r w:rsidR="00284D12" w:rsidRPr="00370243">
        <w:rPr>
          <w:rFonts w:ascii="Calibri" w:hAnsi="Calibri" w:cs="Calibri"/>
          <w:b/>
          <w:bCs/>
          <w:snapToGrid/>
          <w:color w:val="auto"/>
          <w:szCs w:val="24"/>
          <w:lang w:val="en-US" w:eastAsia="en-GB"/>
        </w:rPr>
        <w:t xml:space="preserve"> </w:t>
      </w:r>
      <w:r w:rsidRPr="00370243">
        <w:rPr>
          <w:rFonts w:ascii="Calibri" w:hAnsi="Calibri" w:cs="Calibri"/>
          <w:snapToGrid/>
          <w:color w:val="auto"/>
          <w:szCs w:val="24"/>
          <w:lang w:val="en-US" w:eastAsia="en-GB"/>
        </w:rPr>
        <w:t>Time-varying step selection coefficients for elevation and distance to water across all four strata. Lines represent relative selection across the 24-hour cycle, with separate curves shown for control and heatwave models. Positive values indicate selection for greater elevation or distance to water relative to the previous location. Note the intensified selection for lower elevation during midday, especially under heatwave conditions.</w:t>
      </w:r>
    </w:p>
    <w:p w14:paraId="275B3831" w14:textId="77777777" w:rsidR="00C703E1" w:rsidRPr="00370243" w:rsidRDefault="00C703E1" w:rsidP="00246957">
      <w:pPr>
        <w:rPr>
          <w:lang w:val="en-US"/>
        </w:rPr>
      </w:pPr>
    </w:p>
    <w:p w14:paraId="701A71A4" w14:textId="6F7F343B" w:rsidR="00786573" w:rsidRPr="00370243" w:rsidRDefault="00D31F89" w:rsidP="004343A0">
      <w:pPr>
        <w:pStyle w:val="Heading1"/>
      </w:pPr>
      <w:bookmarkStart w:id="42" w:name="_Toc198864194"/>
      <w:r w:rsidRPr="00370243">
        <w:lastRenderedPageBreak/>
        <w:t>Discussion &amp; Conclusion</w:t>
      </w:r>
      <w:bookmarkEnd w:id="42"/>
    </w:p>
    <w:p w14:paraId="4E1BB51C" w14:textId="0A3F6773" w:rsidR="004A13DD" w:rsidRPr="004A13DD" w:rsidRDefault="004A13DD" w:rsidP="004A13DD">
      <w:pPr>
        <w:rPr>
          <w:lang w:val="en-US"/>
        </w:rPr>
      </w:pPr>
      <w:r w:rsidRPr="004A13DD">
        <w:rPr>
          <w:lang w:val="en-US"/>
        </w:rPr>
        <w:t xml:space="preserve">This study examined how Swedish moose respond to heatwave events using fine-scale movement and habitat data across varying ecological contexts. The results provide both support and nuance for the hypotheses posed, particularly in the context of behavioral thermoregulation, diel rhythmicity, and spatial habitat use. </w:t>
      </w:r>
    </w:p>
    <w:p w14:paraId="20984165" w14:textId="45768BAF" w:rsidR="008B53EC" w:rsidRPr="00370243" w:rsidRDefault="004A13DD" w:rsidP="004A13DD">
      <w:pPr>
        <w:rPr>
          <w:lang w:val="en-US"/>
        </w:rPr>
      </w:pPr>
      <w:r w:rsidRPr="004A13DD">
        <w:rPr>
          <w:lang w:val="en-US"/>
        </w:rPr>
        <w:t>The Heat-Avoidance Behavior Hypothesis was strongly supported. Moose adjusted their behavior during heatwaves, reducing movement during the hottest hours of the day and increasing activity at night. This aligns with prior observations that moose typically reduce daytime movement in response to heat stress</w:t>
      </w:r>
      <w:r w:rsidRPr="00370243">
        <w:rPr>
          <w:lang w:val="en-US"/>
        </w:rPr>
        <w:t xml:space="preserve"> </w:t>
      </w:r>
      <w:r w:rsidRPr="004A13DD">
        <w:rPr>
          <w:lang w:val="en-US"/>
        </w:rPr>
        <w:t xml:space="preserve">and mirrors patterns of nocturnal compensation observed in other cold-adapted ungulates under warming conditions </w:t>
      </w:r>
      <w:r w:rsidR="008314ED">
        <w:rPr>
          <w:lang w:val="en-US"/>
        </w:rPr>
        <w:fldChar w:fldCharType="begin"/>
      </w:r>
      <w:r w:rsidR="008314ED">
        <w:rPr>
          <w:lang w:val="en-US"/>
        </w:rPr>
        <w:instrText xml:space="preserve"> ADDIN ZOTERO_ITEM CSL_CITATION {"citationID":"vj6hN27L","properties":{"formattedCitation":"(Brivio et al., 2024; Jennewein et al., 2020)","plainCitation":"(Brivio et al., 2024; Jennewein et al., 2020)","noteIndex":0},"citationItems":[{"id":2105,"uris":["http://zotero.org/users/7559248/items/DXCSBPGR"],"itemData":{"id":2105,"type":"article-journal","abstract":"Flexibility in activity timing may enable organisms to quickly adapt to environmental changes. Under global warming, diurnally adapted endotherms may achieve a better energy balance by shifting their activity towards cooler nocturnal hours. However, this shift may expose animals to new or increased environmental challenges (e.g. increased predation risk, reduced foraging efficiency). We analysed a large dataset of activity data from 47 ibex (            Capra ibex            ) in two protected areas, characterized by varying levels of predation risk (presence versus absence of the wolf—            Canis lupus            ). We found that ibex increased nocturnal activity following warmer days and during brighter nights. Despite the considerable sexual dimorphism typical of this species and the consequent different predation-risk perception, males and females demonstrated consistent responses to heat in both predator-present and predator-absent areas. This supports the hypothesis that shifting activity towards nighttime may be a common strategy adopted by diurnal endotherms in response to global warming. As nowadays different pressures are pushing mammals towards nocturnality, our findings emphasize the urgent need to integrate knowledge of temporal behavioural modifications into management and conservation planning.","container-title":"Proceedings of the Royal Society B: Biological Sciences","DOI":"10.1098/rspb.2023.1587","ISSN":"0962-8452, 1471-2954","issue":"2015","journalAbbreviation":"Proc. R. Soc. B.","language":"en","license":"http://creativecommons.org/licenses/by/4.0/","note":"publisher: The Royal Society","source":"Crossref","title":"Seeking temporal refugia to heat stress: increasing nocturnal activity despite predation risk","title-short":"Seeking temporal refugia to heat stress","URL":"https://royalsocietypublishing.org/doi/10.1098/rspb.2023.1587","volume":"291","author":[{"family":"Brivio","given":"Francesca"},{"family":"Apollonio","given":"Marco"},{"family":"Anderwald","given":"Pia"},{"family":"Filli","given":"Flurin"},{"family":"Bassano","given":"Bruno"},{"family":"Bertolucci","given":"Cristiano"},{"family":"Grignolio","given":"Stefano"}],"accessed":{"date-parts":[["2025",5,23]]},"issued":{"date-parts":[["2024",1,31]]}}},{"id":2054,"uris":["http://zotero.org/users/7559248/items/3GLS2PP8"],"itemData":{"id":2054,"type":"article-journal","abstract":"Temperatures in arctic-boreal regions are increasing rapidly and pose significant challenges to moose (Alces alces), a heat-sensitive large-bodied mammal. Moose act as ecosystem engineers, by regulating forest carbon and structure, below ground nitrogen cycling processes, and predator-prey dynamics. Previous studies showed that during hotter periods, moose displayed stronger selection for wetland habitats, taller and denser forest canopies, and minimized exposure to solar radiation. However, previous studies regarding moose behavioral thermoregulation occurred in Europe or southern moose range in North America. Understanding whether ambient temperature elicits a behavioral response in high-northern latitude moose populations in North America may be increasingly important as these arctic-boreal systems have been warming at a rate two to three times the global mean.","container-title":"Movement Ecology","DOI":"10.1186/s40462-020-00223-9","ISSN":"2051-3933","issue":"1","journalAbbreviation":"Movement Ecology","page":"39","source":"BioMed Central","title":"Behavioral modifications by a large-northern herbivore to mitigate warming conditions","volume":"8","author":[{"family":"Jennewein","given":"Jyoti S."},{"family":"Hebblewhite","given":"Mark"},{"family":"Mahoney","given":"Peter"},{"family":"Gilbert","given":"Sophie"},{"family":"Meddens","given":"Arjan J. H."},{"family":"Boelman","given":"Natalie T."},{"family":"Joly","given":"Kyle"},{"family":"Jones","given":"Kimberly"},{"family":"Kellie","given":"Kalin A."},{"family":"Brainerd","given":"Scott"},{"family":"Vierling","given":"Lee A."},{"family":"Eitel","given":"Jan U. H."}],"issued":{"date-parts":[["2020",10,15]]}}}],"schema":"https://github.com/citation-style-language/schema/raw/master/csl-citation.json"} </w:instrText>
      </w:r>
      <w:r w:rsidR="008314ED">
        <w:rPr>
          <w:lang w:val="en-US"/>
        </w:rPr>
        <w:fldChar w:fldCharType="separate"/>
      </w:r>
      <w:r w:rsidR="008314ED">
        <w:rPr>
          <w:noProof/>
          <w:lang w:val="en-US"/>
        </w:rPr>
        <w:t>(Brivio et al., 2024; Jennewein et al., 2020)</w:t>
      </w:r>
      <w:r w:rsidR="008314ED">
        <w:rPr>
          <w:lang w:val="en-US"/>
        </w:rPr>
        <w:fldChar w:fldCharType="end"/>
      </w:r>
      <w:r w:rsidRPr="004A13DD">
        <w:rPr>
          <w:lang w:val="en-US"/>
        </w:rPr>
        <w:t xml:space="preserve"> </w:t>
      </w:r>
    </w:p>
    <w:p w14:paraId="17FFCFA3" w14:textId="730FE9CF" w:rsidR="004A13DD" w:rsidRPr="004A13DD" w:rsidRDefault="004A13DD" w:rsidP="004A13DD">
      <w:pPr>
        <w:rPr>
          <w:lang w:val="en-US"/>
        </w:rPr>
      </w:pPr>
      <w:r w:rsidRPr="004A13DD">
        <w:rPr>
          <w:lang w:val="en-US"/>
        </w:rPr>
        <w:t>In addition to movement patterns, habitat selection during heatwaves was affected</w:t>
      </w:r>
      <w:r w:rsidR="008B53EC" w:rsidRPr="00370243">
        <w:rPr>
          <w:lang w:val="en-US"/>
        </w:rPr>
        <w:t xml:space="preserve"> in some strata</w:t>
      </w:r>
      <w:r w:rsidRPr="004A13DD">
        <w:rPr>
          <w:lang w:val="en-US"/>
        </w:rPr>
        <w:t>.</w:t>
      </w:r>
      <w:r w:rsidR="001E7A99" w:rsidRPr="00370243">
        <w:rPr>
          <w:lang w:val="en-US"/>
        </w:rPr>
        <w:t xml:space="preserve"> In the boreal inland strata, moose</w:t>
      </w:r>
      <w:r w:rsidRPr="004A13DD">
        <w:rPr>
          <w:lang w:val="en-US"/>
        </w:rPr>
        <w:t xml:space="preserve"> </w:t>
      </w:r>
      <w:r w:rsidR="001E7A99" w:rsidRPr="00370243">
        <w:rPr>
          <w:lang w:val="en-US"/>
        </w:rPr>
        <w:t>selected for</w:t>
      </w:r>
      <w:r w:rsidRPr="004A13DD">
        <w:rPr>
          <w:lang w:val="en-US"/>
        </w:rPr>
        <w:t xml:space="preserve"> forest</w:t>
      </w:r>
      <w:r w:rsidR="001E7A99" w:rsidRPr="00370243">
        <w:rPr>
          <w:lang w:val="en-US"/>
        </w:rPr>
        <w:t xml:space="preserve"> over clear-cut and young forest in the middle of the day during heatwaves</w:t>
      </w:r>
      <w:r w:rsidRPr="004A13DD">
        <w:rPr>
          <w:lang w:val="en-US"/>
        </w:rPr>
        <w:t>, consistent with their use as thermal refug</w:t>
      </w:r>
      <w:r w:rsidR="004265F3" w:rsidRPr="00370243">
        <w:rPr>
          <w:lang w:val="en-US"/>
        </w:rPr>
        <w:t>e. Although such increased selection did not occur in the boreal coast strata, a decrease in selection for clear-cut and young forest was found.</w:t>
      </w:r>
      <w:r w:rsidRPr="004A13DD">
        <w:rPr>
          <w:lang w:val="en-US"/>
        </w:rPr>
        <w:t xml:space="preserve"> These behavioral adjustments are consistent with a thermoregulatory strategy in which moose trade foraging or exploration during daytime for thermal comfort in shaded microclimates, thereby affirming the presence of active heat-avoidance strategies.</w:t>
      </w:r>
    </w:p>
    <w:p w14:paraId="4BCD593C" w14:textId="4C6817B7" w:rsidR="004A13DD" w:rsidRPr="004A13DD" w:rsidRDefault="004A13DD" w:rsidP="004A13DD">
      <w:pPr>
        <w:rPr>
          <w:lang w:val="en-US"/>
        </w:rPr>
      </w:pPr>
      <w:r w:rsidRPr="004A13DD">
        <w:rPr>
          <w:lang w:val="en-US"/>
        </w:rPr>
        <w:t>The Circadian Rhythm Modulation Hypothesis</w:t>
      </w:r>
      <w:r w:rsidR="00596B77" w:rsidRPr="00370243">
        <w:rPr>
          <w:lang w:val="en-US"/>
        </w:rPr>
        <w:t xml:space="preserve"> was not strongly supported</w:t>
      </w:r>
      <w:r w:rsidRPr="004A13DD">
        <w:rPr>
          <w:lang w:val="en-US"/>
        </w:rPr>
        <w:t>.</w:t>
      </w:r>
      <w:r w:rsidR="00596B77" w:rsidRPr="00370243">
        <w:rPr>
          <w:lang w:val="en-US"/>
        </w:rPr>
        <w:t xml:space="preserve"> </w:t>
      </w:r>
      <w:r w:rsidRPr="004A13DD">
        <w:rPr>
          <w:lang w:val="en-US"/>
        </w:rPr>
        <w:t xml:space="preserve">Moose exhibited </w:t>
      </w:r>
      <w:r w:rsidR="00596B77" w:rsidRPr="00370243">
        <w:rPr>
          <w:lang w:val="en-US"/>
        </w:rPr>
        <w:t>seasonality in their movement</w:t>
      </w:r>
      <w:r w:rsidR="00A612C7" w:rsidRPr="00370243">
        <w:rPr>
          <w:lang w:val="en-US"/>
        </w:rPr>
        <w:t xml:space="preserve"> across all strata</w:t>
      </w:r>
      <w:r w:rsidR="00596B77" w:rsidRPr="00370243">
        <w:rPr>
          <w:lang w:val="en-US"/>
        </w:rPr>
        <w:t xml:space="preserve"> </w:t>
      </w:r>
      <w:r w:rsidR="00A612C7" w:rsidRPr="00370243">
        <w:rPr>
          <w:lang w:val="en-US"/>
        </w:rPr>
        <w:t xml:space="preserve">regardless of heatwaves </w:t>
      </w:r>
      <w:r w:rsidR="00830AD2" w:rsidRPr="00370243">
        <w:rPr>
          <w:lang w:val="en-US"/>
        </w:rPr>
        <w:t>occurring</w:t>
      </w:r>
      <w:r w:rsidR="00A612C7" w:rsidRPr="00370243">
        <w:rPr>
          <w:lang w:val="en-US"/>
        </w:rPr>
        <w:t xml:space="preserve"> or </w:t>
      </w:r>
      <w:r w:rsidR="00830AD2" w:rsidRPr="00370243">
        <w:rPr>
          <w:lang w:val="en-US"/>
        </w:rPr>
        <w:t>not. The</w:t>
      </w:r>
      <w:r w:rsidR="00A612C7" w:rsidRPr="00370243">
        <w:rPr>
          <w:lang w:val="en-US"/>
        </w:rPr>
        <w:t xml:space="preserve"> heatwave model did provide support for circadian rhythm being affected by </w:t>
      </w:r>
      <w:r w:rsidR="004343A0" w:rsidRPr="00370243">
        <w:rPr>
          <w:lang w:val="en-US"/>
        </w:rPr>
        <w:t>temperature</w:t>
      </w:r>
      <w:r w:rsidR="00A612C7" w:rsidRPr="00370243">
        <w:rPr>
          <w:lang w:val="en-US"/>
        </w:rPr>
        <w:t>, with stronger seasonality in movement</w:t>
      </w:r>
      <w:r w:rsidR="004343A0" w:rsidRPr="00370243">
        <w:rPr>
          <w:lang w:val="en-US"/>
        </w:rPr>
        <w:t>, e</w:t>
      </w:r>
      <w:r w:rsidR="00A612C7" w:rsidRPr="00370243">
        <w:rPr>
          <w:lang w:val="en-US"/>
        </w:rPr>
        <w:t xml:space="preserve">ven though the day-night cycle was absent. </w:t>
      </w:r>
      <w:r w:rsidRPr="004A13DD">
        <w:rPr>
          <w:lang w:val="en-US"/>
        </w:rPr>
        <w:t>These results underscore the importance of analyzing behavioral responses across the full 24-hour cycle rather than relying on day</w:t>
      </w:r>
      <w:r w:rsidR="00A612C7" w:rsidRPr="00370243">
        <w:rPr>
          <w:lang w:val="en-US"/>
        </w:rPr>
        <w:t xml:space="preserve">, </w:t>
      </w:r>
      <w:r w:rsidRPr="004A13DD">
        <w:rPr>
          <w:lang w:val="en-US"/>
        </w:rPr>
        <w:t xml:space="preserve">night binning. Importantly, the shift toward cooler periods occurred even in regions with prolonged daylight, suggesting that thermal cues can override photic entrainment of activity cycles. </w:t>
      </w:r>
    </w:p>
    <w:p w14:paraId="1FE53568" w14:textId="47CD6104" w:rsidR="004A13DD" w:rsidRPr="004A13DD" w:rsidRDefault="004A13DD" w:rsidP="004A13DD">
      <w:pPr>
        <w:rPr>
          <w:lang w:val="en-US"/>
        </w:rPr>
      </w:pPr>
      <w:r w:rsidRPr="004A13DD">
        <w:rPr>
          <w:lang w:val="en-US"/>
        </w:rPr>
        <w:t xml:space="preserve">Support for the Foraging Opportunity Hypothesis was limited. It was anticipated that moose would offset reduced daytime foraging by selectively using high-quality foraging habitats, such as clear-cuts or young forest stands, during cooler twilight periods. However, this pattern was not consistently observed across strata. Although moose did increase movement during evening and early morning hours, there was little consistent evidence of elevated selection for </w:t>
      </w:r>
      <w:r w:rsidR="004343A0" w:rsidRPr="00370243">
        <w:rPr>
          <w:lang w:val="en-US"/>
        </w:rPr>
        <w:t>the preferred foraging habitat of clear-cut and young forest</w:t>
      </w:r>
      <w:r w:rsidRPr="004A13DD">
        <w:rPr>
          <w:lang w:val="en-US"/>
        </w:rPr>
        <w:t xml:space="preserve"> during those windows. This suggests either that thermal priorities override foraging priorities under extreme heat, or that the available land cover data were insufficiently detailed to </w:t>
      </w:r>
      <w:r w:rsidRPr="004A13DD">
        <w:rPr>
          <w:lang w:val="en-US"/>
        </w:rPr>
        <w:lastRenderedPageBreak/>
        <w:t>detect such selection. Future work employing continuous habitat quality indices such as NDVI or LiDAR-derived structure could better resolve this question.</w:t>
      </w:r>
    </w:p>
    <w:p w14:paraId="373E8BC2" w14:textId="654738E9" w:rsidR="004A13DD" w:rsidRPr="004A13DD" w:rsidRDefault="004A13DD" w:rsidP="004A13DD">
      <w:pPr>
        <w:rPr>
          <w:lang w:val="en-US"/>
        </w:rPr>
      </w:pPr>
      <w:r w:rsidRPr="004A13DD">
        <w:rPr>
          <w:lang w:val="en-US"/>
        </w:rPr>
        <w:t xml:space="preserve">The Water-Seeking Behavior Hypothesis was not supported across the board. Although some prior studies have found that moose increase their use of wetlands and riparian areas during hot periods (e.g., Jennewein et al., 2020), the present analysis detected only sporadic or weak effects of proximity to water. In </w:t>
      </w:r>
      <w:r w:rsidR="00500D34" w:rsidRPr="00370243">
        <w:rPr>
          <w:lang w:val="en-US"/>
        </w:rPr>
        <w:t>boreal alpine</w:t>
      </w:r>
      <w:r w:rsidRPr="004A13DD">
        <w:rPr>
          <w:lang w:val="en-US"/>
        </w:rPr>
        <w:t xml:space="preserve">, moose even appeared to avoid wetland features under heat. One plausible explanation is the resolution of the spatial data: water availability was defined primarily through large rivers and lakes, which may not capture small-scale aquatic features that serve as thermal refuges. Without fine-scale hydrological data or information on ephemeral wetlands, it remains difficult to assess the full extent of water-seeking behavior during heatwaves. </w:t>
      </w:r>
    </w:p>
    <w:p w14:paraId="3AD2FA22" w14:textId="7D6AF01C" w:rsidR="009B7AAB" w:rsidRPr="00370243" w:rsidRDefault="004A13DD" w:rsidP="009915AA">
      <w:pPr>
        <w:rPr>
          <w:lang w:val="en-US"/>
        </w:rPr>
      </w:pPr>
      <w:r w:rsidRPr="004A13DD">
        <w:rPr>
          <w:lang w:val="en-US"/>
        </w:rPr>
        <w:t xml:space="preserve">Findings related to the Topographic Refuge Hypothesis were unexpected. The hypothesis predicted that moose in alpine regions would ascend to higher elevations during heatwaves to access cooler temperatures. Instead, moose consistently selected lower elevations at midday, and this tendency intensified with increasing temperature. </w:t>
      </w:r>
      <w:r w:rsidR="000730CE" w:rsidRPr="00370243">
        <w:rPr>
          <w:lang w:val="en-US"/>
        </w:rPr>
        <w:t>L</w:t>
      </w:r>
      <w:r w:rsidRPr="004A13DD">
        <w:rPr>
          <w:lang w:val="en-US"/>
        </w:rPr>
        <w:t>ower</w:t>
      </w:r>
      <w:r w:rsidR="00D35B83" w:rsidRPr="00370243">
        <w:rPr>
          <w:lang w:val="en-US"/>
        </w:rPr>
        <w:t xml:space="preserve"> </w:t>
      </w:r>
      <w:r w:rsidRPr="004A13DD">
        <w:rPr>
          <w:lang w:val="en-US"/>
        </w:rPr>
        <w:t>elevation areas in the study region often contained denser forest stands and richer vegetation</w:t>
      </w:r>
      <w:r w:rsidR="00E7034D" w:rsidRPr="00370243">
        <w:rPr>
          <w:lang w:val="en-US"/>
        </w:rPr>
        <w:t xml:space="preserve">. In addition, the energy expenditure and heat generation of moving uphill was also not considered when forming the </w:t>
      </w:r>
      <w:r w:rsidR="00750D16" w:rsidRPr="00370243">
        <w:rPr>
          <w:lang w:val="en-US"/>
        </w:rPr>
        <w:t>hypothesis</w:t>
      </w:r>
      <w:r w:rsidR="00E7034D" w:rsidRPr="00370243">
        <w:rPr>
          <w:lang w:val="en-US"/>
        </w:rPr>
        <w:t xml:space="preserve">. </w:t>
      </w:r>
      <w:r w:rsidRPr="004A13DD">
        <w:rPr>
          <w:lang w:val="en-US"/>
        </w:rPr>
        <w:t xml:space="preserve">Rather than prioritizing elevation itself as a thermal refuge, moose appeared to select habitats with greater structural buffering from solar radiation. </w:t>
      </w:r>
      <w:r w:rsidR="009915AA" w:rsidRPr="00370243">
        <w:rPr>
          <w:lang w:val="en-US"/>
        </w:rPr>
        <w:t>T</w:t>
      </w:r>
      <w:r w:rsidR="009915AA" w:rsidRPr="00370243">
        <w:rPr>
          <w:lang w:val="en-US"/>
        </w:rPr>
        <w:t>his suggests that thermal priorities might override foraging priorities under extreme heat</w:t>
      </w:r>
      <w:r w:rsidR="009915AA" w:rsidRPr="00370243">
        <w:rPr>
          <w:lang w:val="en-US"/>
        </w:rPr>
        <w:t>.</w:t>
      </w:r>
    </w:p>
    <w:p w14:paraId="14C5C306" w14:textId="48802C2B" w:rsidR="004A13DD" w:rsidRPr="00370243" w:rsidRDefault="009B7AAB" w:rsidP="004A13DD">
      <w:pPr>
        <w:rPr>
          <w:lang w:val="en-US"/>
        </w:rPr>
      </w:pPr>
      <w:r w:rsidRPr="00370243">
        <w:rPr>
          <w:lang w:val="en-US"/>
        </w:rPr>
        <w:t>T</w:t>
      </w:r>
      <w:r w:rsidR="004A13DD" w:rsidRPr="004A13DD">
        <w:rPr>
          <w:lang w:val="en-US"/>
        </w:rPr>
        <w:t xml:space="preserve">he results must be interpreted </w:t>
      </w:r>
      <w:proofErr w:type="gramStart"/>
      <w:r w:rsidR="004A13DD" w:rsidRPr="004A13DD">
        <w:rPr>
          <w:lang w:val="en-US"/>
        </w:rPr>
        <w:t>in light of</w:t>
      </w:r>
      <w:proofErr w:type="gramEnd"/>
      <w:r w:rsidR="004A13DD" w:rsidRPr="004A13DD">
        <w:rPr>
          <w:lang w:val="en-US"/>
        </w:rPr>
        <w:t xml:space="preserve"> several methodological limitations. The 3-hour fix rate of GPS collars may miss short-term adjustments or micro-behavioral shifts. The harmonic modeling framework used was constrained to two harmonic terms due to convergence issues, which may have limited the resolution of diel variability. Coarse habitat classification and lack of canopy-specific metrics may have further limited detection of habitat specificity. Additionally, modeling constraints</w:t>
      </w:r>
      <w:r w:rsidR="0029730C" w:rsidRPr="00370243">
        <w:rPr>
          <w:lang w:val="en-US"/>
        </w:rPr>
        <w:t xml:space="preserve">, </w:t>
      </w:r>
      <w:r w:rsidR="004A13DD" w:rsidRPr="004A13DD">
        <w:rPr>
          <w:lang w:val="en-US"/>
        </w:rPr>
        <w:t>such as requiring moose to encounter each habitat type at each time point</w:t>
      </w:r>
      <w:r w:rsidR="0029730C" w:rsidRPr="00370243">
        <w:rPr>
          <w:lang w:val="en-US"/>
        </w:rPr>
        <w:t xml:space="preserve">, </w:t>
      </w:r>
      <w:r w:rsidR="004A13DD" w:rsidRPr="004A13DD">
        <w:rPr>
          <w:lang w:val="en-US"/>
        </w:rPr>
        <w:t>reduced the sample size available for interaction effects. These constraints suggest caution in interpreting the exact magnitude of observed effects, even though the directionality appears robust.</w:t>
      </w:r>
    </w:p>
    <w:p w14:paraId="223A1F73" w14:textId="0553E8D9" w:rsidR="005A1781" w:rsidRPr="00370243" w:rsidRDefault="00F20F21" w:rsidP="004A13DD">
      <w:pPr>
        <w:rPr>
          <w:lang w:val="en-US"/>
        </w:rPr>
      </w:pPr>
      <w:r w:rsidRPr="00370243">
        <w:rPr>
          <w:lang w:val="en-US"/>
        </w:rPr>
        <w:t>I attempted</w:t>
      </w:r>
      <w:r w:rsidR="005A1781" w:rsidRPr="00370243">
        <w:rPr>
          <w:lang w:val="en-US"/>
        </w:rPr>
        <w:t xml:space="preserve"> at finding statistically </w:t>
      </w:r>
      <w:r w:rsidR="00750D16" w:rsidRPr="00370243">
        <w:rPr>
          <w:lang w:val="en-US"/>
        </w:rPr>
        <w:t>significant</w:t>
      </w:r>
      <w:r w:rsidR="00D66F22" w:rsidRPr="00370243">
        <w:rPr>
          <w:lang w:val="en-US"/>
        </w:rPr>
        <w:t xml:space="preserve"> </w:t>
      </w:r>
      <w:r w:rsidR="005A1781" w:rsidRPr="00370243">
        <w:rPr>
          <w:lang w:val="en-US"/>
        </w:rPr>
        <w:t xml:space="preserve">changes in selection when carrying out the time-varying step selection </w:t>
      </w:r>
      <w:r w:rsidR="006D3061" w:rsidRPr="00370243">
        <w:rPr>
          <w:lang w:val="en-US"/>
        </w:rPr>
        <w:t>functions</w:t>
      </w:r>
      <w:r w:rsidR="005A1781" w:rsidRPr="00370243">
        <w:rPr>
          <w:lang w:val="en-US"/>
        </w:rPr>
        <w:t xml:space="preserve">. For this I incorporated an empirical bootstrap of the step selection function coefficients. </w:t>
      </w:r>
      <w:r w:rsidR="005A1781" w:rsidRPr="00370243">
        <w:rPr>
          <w:lang w:val="en-US"/>
        </w:rPr>
        <w:t>However,</w:t>
      </w:r>
      <w:r w:rsidR="005A1781" w:rsidRPr="00370243">
        <w:rPr>
          <w:lang w:val="en-US"/>
        </w:rPr>
        <w:t xml:space="preserve"> when deriving the confidence intervals for the harmonic interaction</w:t>
      </w:r>
      <w:r w:rsidR="00F74770" w:rsidRPr="00370243">
        <w:rPr>
          <w:lang w:val="en-US"/>
        </w:rPr>
        <w:t xml:space="preserve"> terms, </w:t>
      </w:r>
      <w:r w:rsidR="005A1781" w:rsidRPr="00370243">
        <w:rPr>
          <w:lang w:val="en-US"/>
        </w:rPr>
        <w:t>phase shifts in the circadian pattern between bootstrap replicates introduced challenges. In some resampled datasets, the timing of peak activity (the phase of the cosine/sine) shifted.</w:t>
      </w:r>
      <w:r w:rsidR="005A1781" w:rsidRPr="00370243">
        <w:rPr>
          <w:lang w:val="en-US"/>
        </w:rPr>
        <w:t xml:space="preserve"> This resulted in confidence intervals where lower and upper bounds for co</w:t>
      </w:r>
      <w:r w:rsidR="00EA6847" w:rsidRPr="00370243">
        <w:rPr>
          <w:lang w:val="en-US"/>
        </w:rPr>
        <w:t xml:space="preserve">efficients can swap, as the coefficients are cyclical. My limited experience with harmonic regression means I did not explore this further, but future work should </w:t>
      </w:r>
      <w:r w:rsidR="00EA6847" w:rsidRPr="00370243">
        <w:rPr>
          <w:lang w:val="en-US"/>
        </w:rPr>
        <w:lastRenderedPageBreak/>
        <w:t xml:space="preserve">focus on this limitation. Alternatively, recent studies have employed splines or hierarchical random effect models that do not encounter this issue, at the cost of computational time-complexity </w:t>
      </w:r>
      <w:r w:rsidR="00EA6847" w:rsidRPr="00370243">
        <w:rPr>
          <w:lang w:val="en-US"/>
        </w:rPr>
        <w:fldChar w:fldCharType="begin"/>
      </w:r>
      <w:r w:rsidR="00EA6847" w:rsidRPr="00370243">
        <w:rPr>
          <w:lang w:val="en-US"/>
        </w:rPr>
        <w:instrText xml:space="preserve"> ADDIN ZOTERO_ITEM CSL_CITATION {"citationID":"hOPaKlXG","properties":{"formattedCitation":"(Klappstein et al., 2024)","plainCitation":"(Klappstein et al., 2024)","noteIndex":0},"citationItems":[{"id":1811,"uris":["http://zotero.org/users/7559248/items/592CELIR"],"itemData":{"id":1811,"type":"article-journal","abstract":"Step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 In this paper, we formulate SSFs with penalised smooths (similar to generalised additive models) to unify new and existing extensions, and conveniently implement the models in the popular, open-source mgcv R package.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 We provide the necessary technical details to understand several key special cases of smooths and their implementation in mgcv,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Evolution","DOI":"10.1111/2041-210X.14367","ISSN":"2041-210X","issue":"8","language":"en","license":"© 2024 The Author(s). Methods in Ecology and Evolution published by John Wiley &amp; Sons Ltd on behalf of British Ecological Society.","note":"_eprint: https://onlinelibrary.wiley.com/doi/pdf/10.1111/2041-210X.14367","page":"1332-1346","source":"Wiley Online Library","title":"Step selection functions with non-linear and random effects","volume":"15","author":[{"family":"Klappstein","given":"Natasha J."},{"family":"Michelot","given":"Théo"},{"family":"Fieberg","given":"John"},{"family":"Pedersen","given":"Eric J."},{"family":"Mills Flemming","given":"Joanna"}],"issued":{"date-parts":[["2024"]]}}}],"schema":"https://github.com/citation-style-language/schema/raw/master/csl-citation.json"} </w:instrText>
      </w:r>
      <w:r w:rsidR="00EA6847" w:rsidRPr="00370243">
        <w:rPr>
          <w:lang w:val="en-US"/>
        </w:rPr>
        <w:fldChar w:fldCharType="separate"/>
      </w:r>
      <w:r w:rsidR="00EA6847" w:rsidRPr="00370243">
        <w:rPr>
          <w:noProof/>
          <w:lang w:val="en-US"/>
        </w:rPr>
        <w:t>(Klappstein et al., 2024)</w:t>
      </w:r>
      <w:r w:rsidR="00EA6847" w:rsidRPr="00370243">
        <w:rPr>
          <w:lang w:val="en-US"/>
        </w:rPr>
        <w:fldChar w:fldCharType="end"/>
      </w:r>
      <w:r w:rsidR="00EA6847" w:rsidRPr="00370243">
        <w:rPr>
          <w:lang w:val="en-US"/>
        </w:rPr>
        <w:t>.</w:t>
      </w:r>
    </w:p>
    <w:p w14:paraId="04354CBA" w14:textId="67DFB942" w:rsidR="0010219B" w:rsidRPr="00370243" w:rsidRDefault="004A13DD" w:rsidP="00295286">
      <w:pPr>
        <w:pStyle w:val="Heading4"/>
        <w:rPr>
          <w:lang w:val="en-US"/>
        </w:rPr>
      </w:pPr>
      <w:r w:rsidRPr="00370243">
        <w:rPr>
          <w:lang w:val="en-US"/>
        </w:rPr>
        <w:t>Conclusion</w:t>
      </w:r>
    </w:p>
    <w:p w14:paraId="1E99858D" w14:textId="212680BD" w:rsidR="00577ABA" w:rsidRPr="00370243" w:rsidRDefault="00295286" w:rsidP="00577ABA">
      <w:pPr>
        <w:rPr>
          <w:lang w:val="en-US"/>
        </w:rPr>
      </w:pPr>
      <w:r w:rsidRPr="00370243">
        <w:rPr>
          <w:lang w:val="en-US"/>
        </w:rPr>
        <w:t>In conclusion, this study reveals that Swedish moose adjust their behavior during heatwaves by reducing daytime movement and increasing nocturnal activity, supporting the Heat-Avoidance Behavior Hypothesis. However, other hypotheses, such as those related to circadian rhythm, foraging, water-seeking, and topographic refuge, were only weakly supported or not observed as expected. These findings highlight the importance of thermal comfort over foraging and suggest that moose behavior is influenced more by habitat structure than elevation or proximity to water. Despite methodological limitations, the study underscores the need for fine-scale data and improved modeling techniques to better understand wildlife responses</w:t>
      </w:r>
      <w:r w:rsidR="00996E48">
        <w:rPr>
          <w:lang w:val="en-US"/>
        </w:rPr>
        <w:t xml:space="preserve"> in high latitudinal areas</w:t>
      </w:r>
      <w:r w:rsidRPr="00370243">
        <w:rPr>
          <w:lang w:val="en-US"/>
        </w:rPr>
        <w:t xml:space="preserve"> to extreme weather events in a changing climate.</w:t>
      </w:r>
    </w:p>
    <w:p w14:paraId="66D2BDC3" w14:textId="2E9DF069" w:rsidR="005C066E" w:rsidRPr="00370243" w:rsidRDefault="00112FA0" w:rsidP="00112FA0">
      <w:pPr>
        <w:pStyle w:val="Heading1"/>
      </w:pPr>
      <w:bookmarkStart w:id="43" w:name="_Toc198864195"/>
      <w:r w:rsidRPr="00370243">
        <w:lastRenderedPageBreak/>
        <w:t>Recommendations</w:t>
      </w:r>
      <w:bookmarkEnd w:id="43"/>
    </w:p>
    <w:p w14:paraId="1541B7FF" w14:textId="77777777" w:rsidR="00A72E96" w:rsidRPr="00370243" w:rsidRDefault="00A72E96" w:rsidP="00A72E96">
      <w:pPr>
        <w:rPr>
          <w:lang w:val="en-US"/>
        </w:rPr>
      </w:pPr>
      <w:r w:rsidRPr="00A72E96">
        <w:rPr>
          <w:lang w:val="en-US"/>
        </w:rPr>
        <w:t>This study highlights several areas for improvement in future research. First, the use of three pairs of harmonics for modeling diel patterns resulted in convergence issues, as some animals did not visit all habitat types at every harmonic timestamp. This led to missing interaction terms, making two pairs the most reliable option. Future work should explore alternative methods, such as optimizing harmonic regression frameworks or employing longer GPS fix rates, to improve model stability and ensure all interaction terms are captured.</w:t>
      </w:r>
    </w:p>
    <w:p w14:paraId="28268E21" w14:textId="5F694052" w:rsidR="00A72E96" w:rsidRPr="00A72E96" w:rsidRDefault="00A72E96" w:rsidP="00A72E96">
      <w:pPr>
        <w:rPr>
          <w:lang w:val="en-US"/>
        </w:rPr>
      </w:pPr>
      <w:r w:rsidRPr="00370243">
        <w:rPr>
          <w:lang w:val="en-US"/>
        </w:rPr>
        <w:t xml:space="preserve">Regarding spatial resolution, the quality of the landcover maps used in this study was limited. While an attempt was made to work with available data, future studies should incorporate more detailed remote sensing-derived indices, such as NDVI (Normalized Difference Vegetation Index), to better capture habitat characteristics that are crucial for understanding moose </w:t>
      </w:r>
      <w:r w:rsidR="00B40CD9" w:rsidRPr="00370243">
        <w:rPr>
          <w:lang w:val="en-US"/>
        </w:rPr>
        <w:t>behavior</w:t>
      </w:r>
      <w:r w:rsidRPr="00370243">
        <w:rPr>
          <w:lang w:val="en-US"/>
        </w:rPr>
        <w:t xml:space="preserve">. </w:t>
      </w:r>
      <w:r w:rsidRPr="00370243">
        <w:rPr>
          <w:lang w:val="en-US"/>
        </w:rPr>
        <w:t xml:space="preserve">In general focus should be put on using continuous variables </w:t>
      </w:r>
      <w:r w:rsidRPr="00370243">
        <w:rPr>
          <w:lang w:val="en-US"/>
        </w:rPr>
        <w:fldChar w:fldCharType="begin"/>
      </w:r>
      <w:r w:rsidRPr="00370243">
        <w:rPr>
          <w:lang w:val="en-US"/>
        </w:rPr>
        <w:instrText xml:space="preserve"> ADDIN ZOTERO_ITEM CSL_CITATION {"citationID":"HU1S4I8L","properties":{"formattedCitation":"(Beltran &amp; Tarwater, 2024)","plainCitation":"(Beltran &amp; Tarwater, 2024)","noteIndex":0},"citationItems":[{"id":2101,"uris":["http://zotero.org/users/7559248/items/QPB9JF7E"],"itemData":{"id":2101,"type":"article-journal","abstract":"Many variables in biological research—from body size to life-history timing to environmental characteristics—are measured continuously (e.g. body mass in kilograms) but analysed as categories (e.g. large versus small), which can lower statistical power and change interpretation. We conducted a mini-review of 72 recent publications in six popular ecology, evolution and behaviour journals to quantify the prevalence of categorization. We then summarized commonly categorized metrics and simulated a dataset to demonstrate the drawbacks of categorization using common variables and realistic examples. We show that categorizing continuous variables is common (31% of publications reviewed). We also underscore that predictor variables can and should be collected and analysed continuously. Finally, we provide recommendations on how to keep variables continuous throughout the entire scientific process. Together, these pieces comprise an actionable guide to increasing statistical power and facilitating large synthesis studies by simply leaving continuous variables alone. Overcoming the pitfalls of categorizing continuous variables will allow ecologists, ethologists and evolutionary biologists to continue making trustworthy conclusions about natural processes, along with predictions about their responses to climate change and other environmental contexts.","container-title":"Proceedings of the Royal Society B: Biological Sciences","DOI":"10.1098/rspb.2024.1640","issue":"2032","note":"publisher: Royal Society","page":"20241640","source":"royalsocietypublishing.org (Atypon)","title":"Overcoming the pitfalls of categorizing continuous variables in ecology, evolution and behaviour","volume":"291","author":[{"family":"Beltran","given":"Roxanne S."},{"family":"Tarwater","given":"Corey E."}],"issued":{"date-parts":[["2024",10,2]]}}}],"schema":"https://github.com/citation-style-language/schema/raw/master/csl-citation.json"} </w:instrText>
      </w:r>
      <w:r w:rsidRPr="00370243">
        <w:rPr>
          <w:lang w:val="en-US"/>
        </w:rPr>
        <w:fldChar w:fldCharType="separate"/>
      </w:r>
      <w:r w:rsidRPr="00370243">
        <w:rPr>
          <w:noProof/>
          <w:lang w:val="en-US"/>
        </w:rPr>
        <w:t>(Beltran &amp; Tarwater, 2024)</w:t>
      </w:r>
      <w:r w:rsidRPr="00370243">
        <w:rPr>
          <w:lang w:val="en-US"/>
        </w:rPr>
        <w:fldChar w:fldCharType="end"/>
      </w:r>
      <w:r w:rsidRPr="00370243">
        <w:rPr>
          <w:lang w:val="en-US"/>
        </w:rPr>
        <w:t xml:space="preserve">. </w:t>
      </w:r>
      <w:r w:rsidRPr="00370243">
        <w:rPr>
          <w:lang w:val="en-US"/>
        </w:rPr>
        <w:t xml:space="preserve">Additionally, high-resolution LiDAR or satellite-based vegetation structure data would provide a more accurate representation of habitat features, improving the ability to detect subtle </w:t>
      </w:r>
      <w:r w:rsidR="00B40CD9" w:rsidRPr="00370243">
        <w:rPr>
          <w:lang w:val="en-US"/>
        </w:rPr>
        <w:t>behavioral</w:t>
      </w:r>
      <w:r w:rsidRPr="00370243">
        <w:rPr>
          <w:lang w:val="en-US"/>
        </w:rPr>
        <w:t xml:space="preserve"> patterns in response to heat stress.</w:t>
      </w:r>
    </w:p>
    <w:p w14:paraId="16E20861" w14:textId="78683366" w:rsidR="00A72E96" w:rsidRPr="00A72E96" w:rsidRDefault="00A72E96" w:rsidP="00A72E96">
      <w:pPr>
        <w:rPr>
          <w:lang w:val="en-US"/>
        </w:rPr>
      </w:pPr>
      <w:r w:rsidRPr="00A72E96">
        <w:rPr>
          <w:lang w:val="en-US"/>
        </w:rPr>
        <w:t>The bootstrapping method used for calculating confidence intervals was challenged by phase shifts, particularly when deriving harmonic term interaction effects. To address this, alternative methods like splines or hierarchical random effect models could better accommodate cyclical data and improve the accuracy of confidence intervals. These models would allow for better resolution of temporal dynamics.</w:t>
      </w:r>
    </w:p>
    <w:p w14:paraId="7AE3F58D" w14:textId="29A758E6" w:rsidR="00A72E96" w:rsidRPr="00A72E96" w:rsidRDefault="00A72E96" w:rsidP="00A72E96">
      <w:pPr>
        <w:rPr>
          <w:lang w:val="en-US"/>
        </w:rPr>
      </w:pPr>
      <w:r w:rsidRPr="00A72E96">
        <w:rPr>
          <w:lang w:val="en-US"/>
        </w:rPr>
        <w:t>Finally, future studies should consider anchoring time by daylight length when analyzing circadian rhythms, particularly in high-latitude regions with significant variation in daylight duration</w:t>
      </w:r>
      <w:r w:rsidRPr="00370243">
        <w:rPr>
          <w:lang w:val="en-US"/>
        </w:rPr>
        <w:t xml:space="preserve"> </w:t>
      </w:r>
      <w:r w:rsidRPr="00370243">
        <w:rPr>
          <w:lang w:val="en-US"/>
        </w:rPr>
        <w:fldChar w:fldCharType="begin"/>
      </w:r>
      <w:r w:rsidRPr="00370243">
        <w:rPr>
          <w:lang w:val="en-US"/>
        </w:rPr>
        <w:instrText xml:space="preserve"> ADDIN ZOTERO_ITEM CSL_CITATION {"citationID":"hJXX6fcU","properties":{"formattedCitation":"(Vazquez et al., 2019)","plainCitation":"(Vazquez et al., 2019)","noteIndex":0},"citationItems":[{"id":2098,"uris":["http://zotero.org/users/7559248/items/XCATEK9F"],"itemData":{"id":2098,"type":"article-journal","abstract":"Camera trapping allows scientists to study activity patterns of animals under natural conditions. However, comparisons of activity patterns across seasons or latitudes can be biased, because activity is often attuned to sunrise and sunset, the timing of which varies with latitude and season. Existing transformation methods to solve this problem have limitations. Here, we explore whether and how activity patterns can be transformed more accurately using two alternative ‘double anchoring’ transformations – equinoctial and average anchoring – that anchor activity time to two chosen anchor points during the study period. Using simulated noisy datasets mimicking species with either crepuscular, diurnal or cathemeral activity patterns, we compared the ability of different transformation methods to extract the latent pattern and activity levels under different study conditions. We found that average anchoring best retrieved the original diel activity pattern and yielded accurate estimates of activity level. Two alternative transformation methods – single anchoring and equinoctial anchoring – performed less well. Bias in estimates from using untransformed clock times was most marked (up to 2.5-fold overestimation) for longer studies covering 4–5 months either side of an equinox at high latitude, and focusing on crepuscular species. We applied the average anchoring method to 9 months of data on Red deer Cervus elaphus, Wild boar Sus scrofa and Mouflon Ovis amon musimon activity as captured by camera traps in National Park Hoge Veluwe, the Netherlands. Average anchoring revealed more pronounced peaks of activity after sunset than was apparent from untransformed data in red deer and wild boar, but not for mouflon, a cathemeral species. Similarly, activity level was lower when calculated using average anchored time for red deer and wild boar, but no difference was observed for mouflon. We conclude that transformation of time might not be necessary at latitudes below 20°, or in studies with a duration of less than a month (below 40° latitude). For longer study periods and/or higher latitudes, average anchoring resolves the problem of variable day length. Code is provided. The transformation functions are incorporated in the r-package ‘activity’.","container-title":"Methods in Ecology and Evolution","DOI":"10.1111/2041-210X.13290","ISSN":"2041-210X","issue":"12","language":"en","license":"© 2019 The Authors. Methods in Ecology and Evolution published by John Wiley &amp; Sons Ltd on behalf of British Ecological Society","note":"_eprint: https://onlinelibrary.wiley.com/doi/pdf/10.1111/2041-210X.13290","page":"2057-2066","source":"Wiley Online Library","title":"Comparing diel activity patterns of wildlife across latitudes and seasons: Time transformations using day length","title-short":"Comparing diel activity patterns of wildlife across latitudes and seasons","volume":"10","author":[{"family":"Vazquez","given":"Carmen"},{"family":"Rowcliffe","given":"J. Marcus"},{"family":"Spoelstra","given":"Kamiel"},{"family":"Jansen","given":"Patrick A."}],"issued":{"date-parts":[["2019"]]}}}],"schema":"https://github.com/citation-style-language/schema/raw/master/csl-citation.json"} </w:instrText>
      </w:r>
      <w:r w:rsidRPr="00370243">
        <w:rPr>
          <w:lang w:val="en-US"/>
        </w:rPr>
        <w:fldChar w:fldCharType="separate"/>
      </w:r>
      <w:r w:rsidRPr="00370243">
        <w:rPr>
          <w:noProof/>
          <w:lang w:val="en-US"/>
        </w:rPr>
        <w:t>(Vazquez et al., 2019)</w:t>
      </w:r>
      <w:r w:rsidRPr="00370243">
        <w:rPr>
          <w:lang w:val="en-US"/>
        </w:rPr>
        <w:fldChar w:fldCharType="end"/>
      </w:r>
      <w:r w:rsidRPr="00A72E96">
        <w:rPr>
          <w:lang w:val="en-US"/>
        </w:rPr>
        <w:t>. Adjusting for daylight length would improve the accuracy of behavioral models across different seasons and better account for the influence of photoperiod on moose activity patterns.</w:t>
      </w:r>
    </w:p>
    <w:p w14:paraId="16500C2D" w14:textId="77777777" w:rsidR="00A72E96" w:rsidRDefault="00A72E96" w:rsidP="00A72E96">
      <w:pPr>
        <w:rPr>
          <w:lang w:val="en-US"/>
        </w:rPr>
      </w:pPr>
      <w:r w:rsidRPr="00A72E96">
        <w:rPr>
          <w:lang w:val="en-US"/>
        </w:rPr>
        <w:t>Incorporating these improvements will help refine our understanding of moose behavior in response to extreme weather events and provide more robust data for wildlife management in a changing climate.</w:t>
      </w:r>
    </w:p>
    <w:p w14:paraId="18F80A4C" w14:textId="77777777" w:rsidR="00B40CD9" w:rsidRDefault="00B40CD9" w:rsidP="00A72E96">
      <w:pPr>
        <w:rPr>
          <w:lang w:val="en-US"/>
        </w:rPr>
      </w:pPr>
    </w:p>
    <w:p w14:paraId="472DE2EF" w14:textId="77777777" w:rsidR="00B40CD9" w:rsidRDefault="00B40CD9" w:rsidP="00A72E96">
      <w:pPr>
        <w:rPr>
          <w:lang w:val="en-US"/>
        </w:rPr>
      </w:pPr>
    </w:p>
    <w:p w14:paraId="16551AE8" w14:textId="77777777" w:rsidR="00B40CD9" w:rsidRDefault="00B40CD9" w:rsidP="00A72E96">
      <w:pPr>
        <w:rPr>
          <w:lang w:val="en-US"/>
        </w:rPr>
      </w:pPr>
    </w:p>
    <w:p w14:paraId="4B65DA04" w14:textId="77777777" w:rsidR="00B40CD9" w:rsidRDefault="00B40CD9" w:rsidP="00A72E96">
      <w:pPr>
        <w:rPr>
          <w:lang w:val="en-US"/>
        </w:rPr>
      </w:pPr>
    </w:p>
    <w:p w14:paraId="7B61041C" w14:textId="77777777" w:rsidR="00B40CD9" w:rsidRPr="00A72E96" w:rsidRDefault="00B40CD9" w:rsidP="00A72E96">
      <w:pPr>
        <w:rPr>
          <w:lang w:val="en-US"/>
        </w:rPr>
      </w:pPr>
    </w:p>
    <w:p w14:paraId="5FC3E6D1" w14:textId="6D62F810" w:rsidR="00A72E96" w:rsidRDefault="00B40CD9" w:rsidP="00B40CD9">
      <w:pPr>
        <w:pStyle w:val="Heading1"/>
      </w:pPr>
      <w:bookmarkStart w:id="44" w:name="_Toc198864196"/>
      <w:r>
        <w:lastRenderedPageBreak/>
        <w:t>References</w:t>
      </w:r>
      <w:bookmarkEnd w:id="44"/>
    </w:p>
    <w:p w14:paraId="1CF731DA" w14:textId="77777777" w:rsidR="008314ED" w:rsidRPr="008314ED" w:rsidRDefault="00B40CD9" w:rsidP="006C5FB4">
      <w:pPr>
        <w:pStyle w:val="Bibliography"/>
        <w:spacing w:line="276" w:lineRule="auto"/>
        <w:rPr>
          <w:rFonts w:ascii="Calibri" w:cs="Calibri"/>
          <w:snapToGrid/>
          <w:lang w:eastAsia="en-GB"/>
        </w:rPr>
      </w:pPr>
      <w:r>
        <w:rPr>
          <w:lang w:val="en-US"/>
        </w:rPr>
        <w:fldChar w:fldCharType="begin"/>
      </w:r>
      <w:r>
        <w:rPr>
          <w:lang w:val="en-US"/>
        </w:rPr>
        <w:instrText xml:space="preserve"> ADDIN ZOTERO_BIBL {"uncited":[],"omitted":[],"custom":[]} CSL_BIBLIOGRAPHY </w:instrText>
      </w:r>
      <w:r>
        <w:rPr>
          <w:lang w:val="en-US"/>
        </w:rPr>
        <w:fldChar w:fldCharType="separate"/>
      </w:r>
      <w:r w:rsidR="008314ED" w:rsidRPr="008314ED">
        <w:rPr>
          <w:rFonts w:ascii="Calibri" w:cs="Calibri"/>
          <w:snapToGrid/>
          <w:lang w:eastAsia="en-GB"/>
        </w:rPr>
        <w:t xml:space="preserve">Bayer, M. (2024). </w:t>
      </w:r>
      <w:proofErr w:type="spellStart"/>
      <w:r w:rsidR="008314ED" w:rsidRPr="008314ED">
        <w:rPr>
          <w:rFonts w:ascii="Calibri" w:cs="Calibri"/>
          <w:i/>
          <w:iCs/>
          <w:snapToGrid/>
          <w:lang w:eastAsia="en-GB"/>
        </w:rPr>
        <w:t>SQLAlchemy</w:t>
      </w:r>
      <w:proofErr w:type="spellEnd"/>
      <w:r w:rsidR="008314ED" w:rsidRPr="008314ED">
        <w:rPr>
          <w:rFonts w:ascii="Calibri" w:cs="Calibri"/>
          <w:i/>
          <w:iCs/>
          <w:snapToGrid/>
          <w:lang w:eastAsia="en-GB"/>
        </w:rPr>
        <w:t>: The Database Toolkit for Python</w:t>
      </w:r>
      <w:r w:rsidR="008314ED" w:rsidRPr="008314ED">
        <w:rPr>
          <w:rFonts w:ascii="Calibri" w:cs="Calibri"/>
          <w:snapToGrid/>
          <w:lang w:eastAsia="en-GB"/>
        </w:rPr>
        <w:t>. https://www.sqlalchemy.org</w:t>
      </w:r>
    </w:p>
    <w:p w14:paraId="52402DFE"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Beltran, R. S., &amp; Tarwater, C. E. (2024). Overcoming the pitfalls of categorizing continuous variables in ecology, evolution and behaviour. </w:t>
      </w:r>
      <w:r w:rsidRPr="008314ED">
        <w:rPr>
          <w:rFonts w:ascii="Calibri" w:cs="Calibri"/>
          <w:i/>
          <w:iCs/>
          <w:snapToGrid/>
          <w:lang w:eastAsia="en-GB"/>
        </w:rPr>
        <w:t>Proceedings of the Royal Society B: Biological Sciences</w:t>
      </w:r>
      <w:r w:rsidRPr="008314ED">
        <w:rPr>
          <w:rFonts w:ascii="Calibri" w:cs="Calibri"/>
          <w:snapToGrid/>
          <w:lang w:eastAsia="en-GB"/>
        </w:rPr>
        <w:t xml:space="preserve">, </w:t>
      </w:r>
      <w:r w:rsidRPr="008314ED">
        <w:rPr>
          <w:rFonts w:ascii="Calibri" w:cs="Calibri"/>
          <w:i/>
          <w:iCs/>
          <w:snapToGrid/>
          <w:lang w:eastAsia="en-GB"/>
        </w:rPr>
        <w:t>291</w:t>
      </w:r>
      <w:r w:rsidRPr="008314ED">
        <w:rPr>
          <w:rFonts w:ascii="Calibri" w:cs="Calibri"/>
          <w:snapToGrid/>
          <w:lang w:eastAsia="en-GB"/>
        </w:rPr>
        <w:t>(2032), 20241640. https://doi.org/10.1098/rspb.2024.1640</w:t>
      </w:r>
    </w:p>
    <w:p w14:paraId="03315327"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Brivio, F., Apollonio, M., Anderwald, P., Filli, F., Bassano, B., Bertolucci, C., &amp; </w:t>
      </w:r>
      <w:proofErr w:type="spellStart"/>
      <w:r w:rsidRPr="008314ED">
        <w:rPr>
          <w:rFonts w:ascii="Calibri" w:cs="Calibri"/>
          <w:snapToGrid/>
          <w:lang w:eastAsia="en-GB"/>
        </w:rPr>
        <w:t>Grignolio</w:t>
      </w:r>
      <w:proofErr w:type="spellEnd"/>
      <w:r w:rsidRPr="008314ED">
        <w:rPr>
          <w:rFonts w:ascii="Calibri" w:cs="Calibri"/>
          <w:snapToGrid/>
          <w:lang w:eastAsia="en-GB"/>
        </w:rPr>
        <w:t xml:space="preserve">, S. (2024). Seeking temporal refugia to heat stress: Increasing nocturnal activity despite predation risk. </w:t>
      </w:r>
      <w:r w:rsidRPr="008314ED">
        <w:rPr>
          <w:rFonts w:ascii="Calibri" w:cs="Calibri"/>
          <w:i/>
          <w:iCs/>
          <w:snapToGrid/>
          <w:lang w:eastAsia="en-GB"/>
        </w:rPr>
        <w:t>Proceedings of the Royal Society B: Biological Sciences</w:t>
      </w:r>
      <w:r w:rsidRPr="008314ED">
        <w:rPr>
          <w:rFonts w:ascii="Calibri" w:cs="Calibri"/>
          <w:snapToGrid/>
          <w:lang w:eastAsia="en-GB"/>
        </w:rPr>
        <w:t xml:space="preserve">, </w:t>
      </w:r>
      <w:r w:rsidRPr="008314ED">
        <w:rPr>
          <w:rFonts w:ascii="Calibri" w:cs="Calibri"/>
          <w:i/>
          <w:iCs/>
          <w:snapToGrid/>
          <w:lang w:eastAsia="en-GB"/>
        </w:rPr>
        <w:t>291</w:t>
      </w:r>
      <w:r w:rsidRPr="008314ED">
        <w:rPr>
          <w:rFonts w:ascii="Calibri" w:cs="Calibri"/>
          <w:snapToGrid/>
          <w:lang w:eastAsia="en-GB"/>
        </w:rPr>
        <w:t>(2015). https://doi.org/10.1098/rspb.2023.1587</w:t>
      </w:r>
    </w:p>
    <w:p w14:paraId="164FA589" w14:textId="77777777" w:rsidR="008314ED" w:rsidRPr="008314ED" w:rsidRDefault="008314ED" w:rsidP="006C5FB4">
      <w:pPr>
        <w:pStyle w:val="Bibliography"/>
        <w:spacing w:line="276" w:lineRule="auto"/>
        <w:rPr>
          <w:rFonts w:ascii="Calibri" w:cs="Calibri"/>
          <w:snapToGrid/>
          <w:lang w:eastAsia="en-GB"/>
        </w:rPr>
      </w:pPr>
      <w:proofErr w:type="spellStart"/>
      <w:r w:rsidRPr="006C5FB4">
        <w:rPr>
          <w:rFonts w:ascii="Calibri" w:cs="Calibri"/>
          <w:snapToGrid/>
          <w:lang w:val="nl-NL" w:eastAsia="en-GB"/>
        </w:rPr>
        <w:t>Bump</w:t>
      </w:r>
      <w:proofErr w:type="spellEnd"/>
      <w:r w:rsidRPr="006C5FB4">
        <w:rPr>
          <w:rFonts w:ascii="Calibri" w:cs="Calibri"/>
          <w:snapToGrid/>
          <w:lang w:val="nl-NL" w:eastAsia="en-GB"/>
        </w:rPr>
        <w:t xml:space="preserve">, J. K., Bergman, B. G., Schrank, A. J., </w:t>
      </w:r>
      <w:proofErr w:type="spellStart"/>
      <w:r w:rsidRPr="006C5FB4">
        <w:rPr>
          <w:rFonts w:ascii="Calibri" w:cs="Calibri"/>
          <w:snapToGrid/>
          <w:lang w:val="nl-NL" w:eastAsia="en-GB"/>
        </w:rPr>
        <w:t>Marcarelli</w:t>
      </w:r>
      <w:proofErr w:type="spellEnd"/>
      <w:r w:rsidRPr="006C5FB4">
        <w:rPr>
          <w:rFonts w:ascii="Calibri" w:cs="Calibri"/>
          <w:snapToGrid/>
          <w:lang w:val="nl-NL" w:eastAsia="en-GB"/>
        </w:rPr>
        <w:t xml:space="preserve">, A. M., Kane, E. S., </w:t>
      </w:r>
      <w:proofErr w:type="spellStart"/>
      <w:r w:rsidRPr="006C5FB4">
        <w:rPr>
          <w:rFonts w:ascii="Calibri" w:cs="Calibri"/>
          <w:snapToGrid/>
          <w:lang w:val="nl-NL" w:eastAsia="en-GB"/>
        </w:rPr>
        <w:t>Risch</w:t>
      </w:r>
      <w:proofErr w:type="spellEnd"/>
      <w:r w:rsidRPr="006C5FB4">
        <w:rPr>
          <w:rFonts w:ascii="Calibri" w:cs="Calibri"/>
          <w:snapToGrid/>
          <w:lang w:val="nl-NL" w:eastAsia="en-GB"/>
        </w:rPr>
        <w:t xml:space="preserve">, A. C., &amp; </w:t>
      </w:r>
      <w:proofErr w:type="spellStart"/>
      <w:r w:rsidRPr="006C5FB4">
        <w:rPr>
          <w:rFonts w:ascii="Calibri" w:cs="Calibri"/>
          <w:snapToGrid/>
          <w:lang w:val="nl-NL" w:eastAsia="en-GB"/>
        </w:rPr>
        <w:t>Schütz</w:t>
      </w:r>
      <w:proofErr w:type="spellEnd"/>
      <w:r w:rsidRPr="006C5FB4">
        <w:rPr>
          <w:rFonts w:ascii="Calibri" w:cs="Calibri"/>
          <w:snapToGrid/>
          <w:lang w:val="nl-NL" w:eastAsia="en-GB"/>
        </w:rPr>
        <w:t xml:space="preserve">, M. (2017). </w:t>
      </w:r>
      <w:r w:rsidRPr="008314ED">
        <w:rPr>
          <w:rFonts w:ascii="Calibri" w:cs="Calibri"/>
          <w:snapToGrid/>
          <w:lang w:eastAsia="en-GB"/>
        </w:rPr>
        <w:t xml:space="preserve">Nutrient release from moose bioturbation in aquatic ecosystems. </w:t>
      </w:r>
      <w:r w:rsidRPr="008314ED">
        <w:rPr>
          <w:rFonts w:ascii="Calibri" w:cs="Calibri"/>
          <w:i/>
          <w:iCs/>
          <w:snapToGrid/>
          <w:lang w:eastAsia="en-GB"/>
        </w:rPr>
        <w:t>Oikos</w:t>
      </w:r>
      <w:r w:rsidRPr="008314ED">
        <w:rPr>
          <w:rFonts w:ascii="Calibri" w:cs="Calibri"/>
          <w:snapToGrid/>
          <w:lang w:eastAsia="en-GB"/>
        </w:rPr>
        <w:t xml:space="preserve">, </w:t>
      </w:r>
      <w:r w:rsidRPr="008314ED">
        <w:rPr>
          <w:rFonts w:ascii="Calibri" w:cs="Calibri"/>
          <w:i/>
          <w:iCs/>
          <w:snapToGrid/>
          <w:lang w:eastAsia="en-GB"/>
        </w:rPr>
        <w:t>126</w:t>
      </w:r>
      <w:r w:rsidRPr="008314ED">
        <w:rPr>
          <w:rFonts w:ascii="Calibri" w:cs="Calibri"/>
          <w:snapToGrid/>
          <w:lang w:eastAsia="en-GB"/>
        </w:rPr>
        <w:t>(3), 389–397. https://doi.org/10.1111/oik.03591</w:t>
      </w:r>
    </w:p>
    <w:p w14:paraId="088E2C40"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Chatterjee, N., Wolfson, D., Kim, D., Velez, J., Freeman, S., </w:t>
      </w:r>
      <w:proofErr w:type="spellStart"/>
      <w:r w:rsidRPr="008314ED">
        <w:rPr>
          <w:rFonts w:ascii="Calibri" w:cs="Calibri"/>
          <w:snapToGrid/>
          <w:lang w:eastAsia="en-GB"/>
        </w:rPr>
        <w:t>Bacheler</w:t>
      </w:r>
      <w:proofErr w:type="spellEnd"/>
      <w:r w:rsidRPr="008314ED">
        <w:rPr>
          <w:rFonts w:ascii="Calibri" w:cs="Calibri"/>
          <w:snapToGrid/>
          <w:lang w:eastAsia="en-GB"/>
        </w:rPr>
        <w:t xml:space="preserve">, N. M., Shertzer, K., Taylor, J. C., &amp; </w:t>
      </w:r>
      <w:proofErr w:type="spellStart"/>
      <w:r w:rsidRPr="008314ED">
        <w:rPr>
          <w:rFonts w:ascii="Calibri" w:cs="Calibri"/>
          <w:snapToGrid/>
          <w:lang w:eastAsia="en-GB"/>
        </w:rPr>
        <w:t>Fieberg</w:t>
      </w:r>
      <w:proofErr w:type="spellEnd"/>
      <w:r w:rsidRPr="008314ED">
        <w:rPr>
          <w:rFonts w:ascii="Calibri" w:cs="Calibri"/>
          <w:snapToGrid/>
          <w:lang w:eastAsia="en-GB"/>
        </w:rPr>
        <w:t xml:space="preserve">, J. (2024). Modelling individual variability in habitat selection and movement using integrated step-selection analysis. </w:t>
      </w:r>
      <w:r w:rsidRPr="008314ED">
        <w:rPr>
          <w:rFonts w:ascii="Calibri" w:cs="Calibri"/>
          <w:i/>
          <w:iCs/>
          <w:snapToGrid/>
          <w:lang w:eastAsia="en-GB"/>
        </w:rPr>
        <w:t>Methods in Ecology and Evolution</w:t>
      </w:r>
      <w:r w:rsidRPr="008314ED">
        <w:rPr>
          <w:rFonts w:ascii="Calibri" w:cs="Calibri"/>
          <w:snapToGrid/>
          <w:lang w:eastAsia="en-GB"/>
        </w:rPr>
        <w:t xml:space="preserve">, </w:t>
      </w:r>
      <w:r w:rsidRPr="008314ED">
        <w:rPr>
          <w:rFonts w:ascii="Calibri" w:cs="Calibri"/>
          <w:i/>
          <w:iCs/>
          <w:snapToGrid/>
          <w:lang w:eastAsia="en-GB"/>
        </w:rPr>
        <w:t>15</w:t>
      </w:r>
      <w:r w:rsidRPr="008314ED">
        <w:rPr>
          <w:rFonts w:ascii="Calibri" w:cs="Calibri"/>
          <w:snapToGrid/>
          <w:lang w:eastAsia="en-GB"/>
        </w:rPr>
        <w:t>(6), 1034–1047. https://doi.org/10.1111/2041-210X.14321</w:t>
      </w:r>
    </w:p>
    <w:p w14:paraId="51445590"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Cressie, N. A. C., &amp; Wikle, C. K. (2011). </w:t>
      </w:r>
      <w:r w:rsidRPr="008314ED">
        <w:rPr>
          <w:rFonts w:ascii="Calibri" w:cs="Calibri"/>
          <w:i/>
          <w:iCs/>
          <w:snapToGrid/>
          <w:lang w:eastAsia="en-GB"/>
        </w:rPr>
        <w:t xml:space="preserve">Statistics for </w:t>
      </w:r>
      <w:proofErr w:type="spellStart"/>
      <w:r w:rsidRPr="008314ED">
        <w:rPr>
          <w:rFonts w:ascii="Calibri" w:cs="Calibri"/>
          <w:i/>
          <w:iCs/>
          <w:snapToGrid/>
          <w:lang w:eastAsia="en-GB"/>
        </w:rPr>
        <w:t>spatio</w:t>
      </w:r>
      <w:proofErr w:type="spellEnd"/>
      <w:r w:rsidRPr="008314ED">
        <w:rPr>
          <w:rFonts w:ascii="Calibri" w:cs="Calibri"/>
          <w:i/>
          <w:iCs/>
          <w:snapToGrid/>
          <w:lang w:eastAsia="en-GB"/>
        </w:rPr>
        <w:t>-temporal data</w:t>
      </w:r>
      <w:r w:rsidRPr="008314ED">
        <w:rPr>
          <w:rFonts w:ascii="Calibri" w:cs="Calibri"/>
          <w:snapToGrid/>
          <w:lang w:eastAsia="en-GB"/>
        </w:rPr>
        <w:t>. Wiley.</w:t>
      </w:r>
    </w:p>
    <w:p w14:paraId="459345A3"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Dettki</w:t>
      </w:r>
      <w:proofErr w:type="spellEnd"/>
      <w:r w:rsidRPr="008314ED">
        <w:rPr>
          <w:rFonts w:ascii="Calibri" w:cs="Calibri"/>
          <w:snapToGrid/>
          <w:lang w:eastAsia="en-GB"/>
        </w:rPr>
        <w:t xml:space="preserve">, H., </w:t>
      </w:r>
      <w:proofErr w:type="spellStart"/>
      <w:r w:rsidRPr="008314ED">
        <w:rPr>
          <w:rFonts w:ascii="Calibri" w:cs="Calibri"/>
          <w:snapToGrid/>
          <w:lang w:eastAsia="en-GB"/>
        </w:rPr>
        <w:t>Ericcson</w:t>
      </w:r>
      <w:proofErr w:type="spellEnd"/>
      <w:r w:rsidRPr="008314ED">
        <w:rPr>
          <w:rFonts w:ascii="Calibri" w:cs="Calibri"/>
          <w:snapToGrid/>
          <w:lang w:eastAsia="en-GB"/>
        </w:rPr>
        <w:t xml:space="preserve">, G., Giles, T., &amp; </w:t>
      </w:r>
      <w:proofErr w:type="spellStart"/>
      <w:r w:rsidRPr="008314ED">
        <w:rPr>
          <w:rFonts w:ascii="Calibri" w:cs="Calibri"/>
          <w:snapToGrid/>
          <w:lang w:eastAsia="en-GB"/>
        </w:rPr>
        <w:t>Norrsken</w:t>
      </w:r>
      <w:proofErr w:type="spellEnd"/>
      <w:r w:rsidRPr="008314ED">
        <w:rPr>
          <w:rFonts w:ascii="Calibri" w:cs="Calibri"/>
          <w:snapToGrid/>
          <w:lang w:eastAsia="en-GB"/>
        </w:rPr>
        <w:t xml:space="preserve">-Ericsson, M. (2013). Wireless Remote Animal Monitoring (WRAM)—A new international database e-infrastructure for telemetry sensor data from fish and wildlife. In </w:t>
      </w:r>
      <w:r w:rsidRPr="008314ED">
        <w:rPr>
          <w:rFonts w:ascii="Calibri" w:cs="Calibri"/>
          <w:i/>
          <w:iCs/>
          <w:snapToGrid/>
          <w:lang w:eastAsia="en-GB"/>
        </w:rPr>
        <w:t>Proceedings Etc. 2012: Convention for Telemetry, Test Instrumentation and Telecontrol</w:t>
      </w:r>
      <w:r w:rsidRPr="008314ED">
        <w:rPr>
          <w:rFonts w:ascii="Calibri" w:cs="Calibri"/>
          <w:snapToGrid/>
          <w:lang w:eastAsia="en-GB"/>
        </w:rPr>
        <w:t xml:space="preserve"> (pp. 247–256). The European Society of Telemetry.</w:t>
      </w:r>
    </w:p>
    <w:p w14:paraId="3DE34D44"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Dussault, C., Ouellet, J.-P., Courtois, R., Huot, J., Breton, L., &amp; Larochelle, J. (2004). Behavioural responses of moose to thermal conditions in the boreal forest. </w:t>
      </w:r>
      <w:proofErr w:type="spellStart"/>
      <w:r w:rsidRPr="008314ED">
        <w:rPr>
          <w:rFonts w:ascii="Calibri" w:cs="Calibri"/>
          <w:i/>
          <w:iCs/>
          <w:snapToGrid/>
          <w:lang w:eastAsia="en-GB"/>
        </w:rPr>
        <w:t>Écoscience</w:t>
      </w:r>
      <w:proofErr w:type="spellEnd"/>
      <w:r w:rsidRPr="008314ED">
        <w:rPr>
          <w:rFonts w:ascii="Calibri" w:cs="Calibri"/>
          <w:snapToGrid/>
          <w:lang w:eastAsia="en-GB"/>
        </w:rPr>
        <w:t xml:space="preserve">, </w:t>
      </w:r>
      <w:r w:rsidRPr="008314ED">
        <w:rPr>
          <w:rFonts w:ascii="Calibri" w:cs="Calibri"/>
          <w:i/>
          <w:iCs/>
          <w:snapToGrid/>
          <w:lang w:eastAsia="en-GB"/>
        </w:rPr>
        <w:t>11</w:t>
      </w:r>
      <w:r w:rsidRPr="008314ED">
        <w:rPr>
          <w:rFonts w:ascii="Calibri" w:cs="Calibri"/>
          <w:snapToGrid/>
          <w:lang w:eastAsia="en-GB"/>
        </w:rPr>
        <w:t>(3), 321–328.</w:t>
      </w:r>
    </w:p>
    <w:p w14:paraId="5417F561"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Ericsson, G., </w:t>
      </w:r>
      <w:proofErr w:type="spellStart"/>
      <w:r w:rsidRPr="008314ED">
        <w:rPr>
          <w:rFonts w:ascii="Calibri" w:cs="Calibri"/>
          <w:snapToGrid/>
          <w:lang w:eastAsia="en-GB"/>
        </w:rPr>
        <w:t>Dettki</w:t>
      </w:r>
      <w:proofErr w:type="spellEnd"/>
      <w:r w:rsidRPr="008314ED">
        <w:rPr>
          <w:rFonts w:ascii="Calibri" w:cs="Calibri"/>
          <w:snapToGrid/>
          <w:lang w:eastAsia="en-GB"/>
        </w:rPr>
        <w:t xml:space="preserve">, H., Neumann, W., Arnemo, J. M., &amp; Singh, N. J. (2015). Offset between GPS collar-recorded temperature in moose and ambient </w:t>
      </w:r>
      <w:r w:rsidRPr="008314ED">
        <w:rPr>
          <w:rFonts w:ascii="Calibri" w:cs="Calibri"/>
          <w:snapToGrid/>
          <w:lang w:eastAsia="en-GB"/>
        </w:rPr>
        <w:lastRenderedPageBreak/>
        <w:t xml:space="preserve">weather station data. </w:t>
      </w:r>
      <w:r w:rsidRPr="008314ED">
        <w:rPr>
          <w:rFonts w:ascii="Calibri" w:cs="Calibri"/>
          <w:i/>
          <w:iCs/>
          <w:snapToGrid/>
          <w:lang w:eastAsia="en-GB"/>
        </w:rPr>
        <w:t>European Journal of Wildlife Research</w:t>
      </w:r>
      <w:r w:rsidRPr="008314ED">
        <w:rPr>
          <w:rFonts w:ascii="Calibri" w:cs="Calibri"/>
          <w:snapToGrid/>
          <w:lang w:eastAsia="en-GB"/>
        </w:rPr>
        <w:t xml:space="preserve">, </w:t>
      </w:r>
      <w:r w:rsidRPr="008314ED">
        <w:rPr>
          <w:rFonts w:ascii="Calibri" w:cs="Calibri"/>
          <w:i/>
          <w:iCs/>
          <w:snapToGrid/>
          <w:lang w:eastAsia="en-GB"/>
        </w:rPr>
        <w:t>61</w:t>
      </w:r>
      <w:r w:rsidRPr="008314ED">
        <w:rPr>
          <w:rFonts w:ascii="Calibri" w:cs="Calibri"/>
          <w:snapToGrid/>
          <w:lang w:eastAsia="en-GB"/>
        </w:rPr>
        <w:t>(6), 919–922. https://doi.org/10.1007/s10344-015-0968-7</w:t>
      </w:r>
    </w:p>
    <w:p w14:paraId="362D759D"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Fieberg</w:t>
      </w:r>
      <w:proofErr w:type="spellEnd"/>
      <w:r w:rsidRPr="008314ED">
        <w:rPr>
          <w:rFonts w:ascii="Calibri" w:cs="Calibri"/>
          <w:snapToGrid/>
          <w:lang w:eastAsia="en-GB"/>
        </w:rPr>
        <w:t xml:space="preserve">, J., </w:t>
      </w:r>
      <w:proofErr w:type="spellStart"/>
      <w:r w:rsidRPr="008314ED">
        <w:rPr>
          <w:rFonts w:ascii="Calibri" w:cs="Calibri"/>
          <w:snapToGrid/>
          <w:lang w:eastAsia="en-GB"/>
        </w:rPr>
        <w:t>Matthiopoulos</w:t>
      </w:r>
      <w:proofErr w:type="spellEnd"/>
      <w:r w:rsidRPr="008314ED">
        <w:rPr>
          <w:rFonts w:ascii="Calibri" w:cs="Calibri"/>
          <w:snapToGrid/>
          <w:lang w:eastAsia="en-GB"/>
        </w:rPr>
        <w:t xml:space="preserve">, J., </w:t>
      </w:r>
      <w:proofErr w:type="spellStart"/>
      <w:r w:rsidRPr="008314ED">
        <w:rPr>
          <w:rFonts w:ascii="Calibri" w:cs="Calibri"/>
          <w:snapToGrid/>
          <w:lang w:eastAsia="en-GB"/>
        </w:rPr>
        <w:t>Hebblewhite</w:t>
      </w:r>
      <w:proofErr w:type="spellEnd"/>
      <w:r w:rsidRPr="008314ED">
        <w:rPr>
          <w:rFonts w:ascii="Calibri" w:cs="Calibri"/>
          <w:snapToGrid/>
          <w:lang w:eastAsia="en-GB"/>
        </w:rPr>
        <w:t xml:space="preserve">, M., Boyce, M. S., &amp; Frair, J. L. (2010). Correlation and studies of habitat selection: Problem, red herring or opportunity? </w:t>
      </w:r>
      <w:r w:rsidRPr="008314ED">
        <w:rPr>
          <w:rFonts w:ascii="Calibri" w:cs="Calibri"/>
          <w:i/>
          <w:iCs/>
          <w:snapToGrid/>
          <w:lang w:eastAsia="en-GB"/>
        </w:rPr>
        <w:t>Philosophical Transactions of the Royal Society B: Biological Sciences</w:t>
      </w:r>
      <w:r w:rsidRPr="008314ED">
        <w:rPr>
          <w:rFonts w:ascii="Calibri" w:cs="Calibri"/>
          <w:snapToGrid/>
          <w:lang w:eastAsia="en-GB"/>
        </w:rPr>
        <w:t xml:space="preserve">, </w:t>
      </w:r>
      <w:r w:rsidRPr="008314ED">
        <w:rPr>
          <w:rFonts w:ascii="Calibri" w:cs="Calibri"/>
          <w:i/>
          <w:iCs/>
          <w:snapToGrid/>
          <w:lang w:eastAsia="en-GB"/>
        </w:rPr>
        <w:t>365</w:t>
      </w:r>
      <w:r w:rsidRPr="008314ED">
        <w:rPr>
          <w:rFonts w:ascii="Calibri" w:cs="Calibri"/>
          <w:snapToGrid/>
          <w:lang w:eastAsia="en-GB"/>
        </w:rPr>
        <w:t>(1550), 2233–2244. https://doi.org/10.1098/rstb.2010.0079</w:t>
      </w:r>
    </w:p>
    <w:p w14:paraId="0905C6AE"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Fieberg</w:t>
      </w:r>
      <w:proofErr w:type="spellEnd"/>
      <w:r w:rsidRPr="008314ED">
        <w:rPr>
          <w:rFonts w:ascii="Calibri" w:cs="Calibri"/>
          <w:snapToGrid/>
          <w:lang w:eastAsia="en-GB"/>
        </w:rPr>
        <w:t xml:space="preserve">, J., Signer, J., Smith, B., &amp; Avgar, T. (2021). A ‘How to’ guide for interpreting parameters in habitat-selection analyses. </w:t>
      </w:r>
      <w:r w:rsidRPr="008314ED">
        <w:rPr>
          <w:rFonts w:ascii="Calibri" w:cs="Calibri"/>
          <w:i/>
          <w:iCs/>
          <w:snapToGrid/>
          <w:lang w:eastAsia="en-GB"/>
        </w:rPr>
        <w:t>Journal of Animal Ecology</w:t>
      </w:r>
      <w:r w:rsidRPr="008314ED">
        <w:rPr>
          <w:rFonts w:ascii="Calibri" w:cs="Calibri"/>
          <w:snapToGrid/>
          <w:lang w:eastAsia="en-GB"/>
        </w:rPr>
        <w:t xml:space="preserve">, </w:t>
      </w:r>
      <w:r w:rsidRPr="008314ED">
        <w:rPr>
          <w:rFonts w:ascii="Calibri" w:cs="Calibri"/>
          <w:i/>
          <w:iCs/>
          <w:snapToGrid/>
          <w:lang w:eastAsia="en-GB"/>
        </w:rPr>
        <w:t>90</w:t>
      </w:r>
      <w:r w:rsidRPr="008314ED">
        <w:rPr>
          <w:rFonts w:ascii="Calibri" w:cs="Calibri"/>
          <w:snapToGrid/>
          <w:lang w:eastAsia="en-GB"/>
        </w:rPr>
        <w:t>(5), 1027–1043. https://doi.org/10.1111/1365-2656.13441</w:t>
      </w:r>
    </w:p>
    <w:p w14:paraId="3DA3AEFE"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Forrest, S. W., </w:t>
      </w:r>
      <w:proofErr w:type="spellStart"/>
      <w:r w:rsidRPr="008314ED">
        <w:rPr>
          <w:rFonts w:ascii="Calibri" w:cs="Calibri"/>
          <w:snapToGrid/>
          <w:lang w:eastAsia="en-GB"/>
        </w:rPr>
        <w:t>Pagendam</w:t>
      </w:r>
      <w:proofErr w:type="spellEnd"/>
      <w:r w:rsidRPr="008314ED">
        <w:rPr>
          <w:rFonts w:ascii="Calibri" w:cs="Calibri"/>
          <w:snapToGrid/>
          <w:lang w:eastAsia="en-GB"/>
        </w:rPr>
        <w:t xml:space="preserve">, D., Bode, M., </w:t>
      </w:r>
      <w:proofErr w:type="spellStart"/>
      <w:r w:rsidRPr="008314ED">
        <w:rPr>
          <w:rFonts w:ascii="Calibri" w:cs="Calibri"/>
          <w:snapToGrid/>
          <w:lang w:eastAsia="en-GB"/>
        </w:rPr>
        <w:t>Drovandi</w:t>
      </w:r>
      <w:proofErr w:type="spellEnd"/>
      <w:r w:rsidRPr="008314ED">
        <w:rPr>
          <w:rFonts w:ascii="Calibri" w:cs="Calibri"/>
          <w:snapToGrid/>
          <w:lang w:eastAsia="en-GB"/>
        </w:rPr>
        <w:t xml:space="preserve">, C., Potts, J. R., Perry, J., </w:t>
      </w:r>
      <w:proofErr w:type="spellStart"/>
      <w:r w:rsidRPr="008314ED">
        <w:rPr>
          <w:rFonts w:ascii="Calibri" w:cs="Calibri"/>
          <w:snapToGrid/>
          <w:lang w:eastAsia="en-GB"/>
        </w:rPr>
        <w:t>Vanderduys</w:t>
      </w:r>
      <w:proofErr w:type="spellEnd"/>
      <w:r w:rsidRPr="008314ED">
        <w:rPr>
          <w:rFonts w:ascii="Calibri" w:cs="Calibri"/>
          <w:snapToGrid/>
          <w:lang w:eastAsia="en-GB"/>
        </w:rPr>
        <w:t xml:space="preserve">, E., &amp; Hoskins, A. J. (2025). Predicting fine-scale distributions and emergent spatiotemporal patterns from temporally dynamic step selection simulations. </w:t>
      </w:r>
      <w:proofErr w:type="spellStart"/>
      <w:r w:rsidRPr="008314ED">
        <w:rPr>
          <w:rFonts w:ascii="Calibri" w:cs="Calibri"/>
          <w:i/>
          <w:iCs/>
          <w:snapToGrid/>
          <w:lang w:eastAsia="en-GB"/>
        </w:rPr>
        <w:t>Ecography</w:t>
      </w:r>
      <w:proofErr w:type="spellEnd"/>
      <w:r w:rsidRPr="008314ED">
        <w:rPr>
          <w:rFonts w:ascii="Calibri" w:cs="Calibri"/>
          <w:snapToGrid/>
          <w:lang w:eastAsia="en-GB"/>
        </w:rPr>
        <w:t xml:space="preserve">, </w:t>
      </w:r>
      <w:r w:rsidRPr="008314ED">
        <w:rPr>
          <w:rFonts w:ascii="Calibri" w:cs="Calibri"/>
          <w:i/>
          <w:iCs/>
          <w:snapToGrid/>
          <w:lang w:eastAsia="en-GB"/>
        </w:rPr>
        <w:t>2025</w:t>
      </w:r>
      <w:r w:rsidRPr="008314ED">
        <w:rPr>
          <w:rFonts w:ascii="Calibri" w:cs="Calibri"/>
          <w:snapToGrid/>
          <w:lang w:eastAsia="en-GB"/>
        </w:rPr>
        <w:t>(2), e07421. https://doi.org/10.1111/ecog.07421</w:t>
      </w:r>
    </w:p>
    <w:p w14:paraId="4B7D1F70"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Gräler</w:t>
      </w:r>
      <w:proofErr w:type="spellEnd"/>
      <w:r w:rsidRPr="008314ED">
        <w:rPr>
          <w:rFonts w:ascii="Calibri" w:cs="Calibri"/>
          <w:snapToGrid/>
          <w:lang w:eastAsia="en-GB"/>
        </w:rPr>
        <w:t xml:space="preserve">, B., </w:t>
      </w:r>
      <w:proofErr w:type="spellStart"/>
      <w:r w:rsidRPr="008314ED">
        <w:rPr>
          <w:rFonts w:ascii="Calibri" w:cs="Calibri"/>
          <w:snapToGrid/>
          <w:lang w:eastAsia="en-GB"/>
        </w:rPr>
        <w:t>Pebesma</w:t>
      </w:r>
      <w:proofErr w:type="spellEnd"/>
      <w:r w:rsidRPr="008314ED">
        <w:rPr>
          <w:rFonts w:ascii="Calibri" w:cs="Calibri"/>
          <w:snapToGrid/>
          <w:lang w:eastAsia="en-GB"/>
        </w:rPr>
        <w:t xml:space="preserve">, E., &amp; </w:t>
      </w:r>
      <w:proofErr w:type="spellStart"/>
      <w:r w:rsidRPr="008314ED">
        <w:rPr>
          <w:rFonts w:ascii="Calibri" w:cs="Calibri"/>
          <w:snapToGrid/>
          <w:lang w:eastAsia="en-GB"/>
        </w:rPr>
        <w:t>Heuvelink</w:t>
      </w:r>
      <w:proofErr w:type="spellEnd"/>
      <w:r w:rsidRPr="008314ED">
        <w:rPr>
          <w:rFonts w:ascii="Calibri" w:cs="Calibri"/>
          <w:snapToGrid/>
          <w:lang w:eastAsia="en-GB"/>
        </w:rPr>
        <w:t xml:space="preserve">, G. (2016). </w:t>
      </w:r>
      <w:proofErr w:type="spellStart"/>
      <w:r w:rsidRPr="008314ED">
        <w:rPr>
          <w:rFonts w:ascii="Calibri" w:cs="Calibri"/>
          <w:snapToGrid/>
          <w:lang w:eastAsia="en-GB"/>
        </w:rPr>
        <w:t>Spatio</w:t>
      </w:r>
      <w:proofErr w:type="spellEnd"/>
      <w:r w:rsidRPr="008314ED">
        <w:rPr>
          <w:rFonts w:ascii="Calibri" w:cs="Calibri"/>
          <w:snapToGrid/>
          <w:lang w:eastAsia="en-GB"/>
        </w:rPr>
        <w:t xml:space="preserve">-Temporal Interpolation using </w:t>
      </w:r>
      <w:proofErr w:type="spellStart"/>
      <w:r w:rsidRPr="008314ED">
        <w:rPr>
          <w:rFonts w:ascii="Calibri" w:cs="Calibri"/>
          <w:snapToGrid/>
          <w:lang w:eastAsia="en-GB"/>
        </w:rPr>
        <w:t>gstat</w:t>
      </w:r>
      <w:proofErr w:type="spellEnd"/>
      <w:r w:rsidRPr="008314ED">
        <w:rPr>
          <w:rFonts w:ascii="Calibri" w:cs="Calibri"/>
          <w:snapToGrid/>
          <w:lang w:eastAsia="en-GB"/>
        </w:rPr>
        <w:t xml:space="preserve">. </w:t>
      </w:r>
      <w:r w:rsidRPr="008314ED">
        <w:rPr>
          <w:rFonts w:ascii="Calibri" w:cs="Calibri"/>
          <w:i/>
          <w:iCs/>
          <w:snapToGrid/>
          <w:lang w:eastAsia="en-GB"/>
        </w:rPr>
        <w:t>The R Journal</w:t>
      </w:r>
      <w:r w:rsidRPr="008314ED">
        <w:rPr>
          <w:rFonts w:ascii="Calibri" w:cs="Calibri"/>
          <w:snapToGrid/>
          <w:lang w:eastAsia="en-GB"/>
        </w:rPr>
        <w:t>. https://digitalcommons.unl.edu/r-journal/526</w:t>
      </w:r>
    </w:p>
    <w:p w14:paraId="1A2BEB60" w14:textId="77777777" w:rsidR="008314ED" w:rsidRPr="00BF1452" w:rsidRDefault="008314ED" w:rsidP="006C5FB4">
      <w:pPr>
        <w:pStyle w:val="Bibliography"/>
        <w:spacing w:line="276" w:lineRule="auto"/>
        <w:rPr>
          <w:rFonts w:ascii="Calibri" w:cs="Calibri"/>
          <w:snapToGrid/>
          <w:lang w:val="nl-NL" w:eastAsia="en-GB"/>
        </w:rPr>
      </w:pPr>
      <w:r w:rsidRPr="008314ED">
        <w:rPr>
          <w:rFonts w:ascii="Calibri" w:cs="Calibri"/>
          <w:snapToGrid/>
          <w:lang w:eastAsia="en-GB"/>
        </w:rPr>
        <w:t xml:space="preserve">Hengl, T., </w:t>
      </w:r>
      <w:proofErr w:type="spellStart"/>
      <w:r w:rsidRPr="008314ED">
        <w:rPr>
          <w:rFonts w:ascii="Calibri" w:cs="Calibri"/>
          <w:snapToGrid/>
          <w:lang w:eastAsia="en-GB"/>
        </w:rPr>
        <w:t>Heuvelink</w:t>
      </w:r>
      <w:proofErr w:type="spellEnd"/>
      <w:r w:rsidRPr="008314ED">
        <w:rPr>
          <w:rFonts w:ascii="Calibri" w:cs="Calibri"/>
          <w:snapToGrid/>
          <w:lang w:eastAsia="en-GB"/>
        </w:rPr>
        <w:t xml:space="preserve">, G. B. M., &amp; Rossiter, D. G. (2007). About regression-kriging: From equations to case studies. </w:t>
      </w:r>
      <w:r w:rsidRPr="00BF1452">
        <w:rPr>
          <w:rFonts w:ascii="Calibri" w:cs="Calibri"/>
          <w:i/>
          <w:iCs/>
          <w:snapToGrid/>
          <w:lang w:val="nl-NL" w:eastAsia="en-GB"/>
        </w:rPr>
        <w:t xml:space="preserve">Computers &amp; </w:t>
      </w:r>
      <w:proofErr w:type="spellStart"/>
      <w:r w:rsidRPr="00BF1452">
        <w:rPr>
          <w:rFonts w:ascii="Calibri" w:cs="Calibri"/>
          <w:i/>
          <w:iCs/>
          <w:snapToGrid/>
          <w:lang w:val="nl-NL" w:eastAsia="en-GB"/>
        </w:rPr>
        <w:t>Geosciences</w:t>
      </w:r>
      <w:proofErr w:type="spellEnd"/>
      <w:r w:rsidRPr="00BF1452">
        <w:rPr>
          <w:rFonts w:ascii="Calibri" w:cs="Calibri"/>
          <w:snapToGrid/>
          <w:lang w:val="nl-NL" w:eastAsia="en-GB"/>
        </w:rPr>
        <w:t xml:space="preserve">, </w:t>
      </w:r>
      <w:r w:rsidRPr="00BF1452">
        <w:rPr>
          <w:rFonts w:ascii="Calibri" w:cs="Calibri"/>
          <w:i/>
          <w:iCs/>
          <w:snapToGrid/>
          <w:lang w:val="nl-NL" w:eastAsia="en-GB"/>
        </w:rPr>
        <w:t>33</w:t>
      </w:r>
      <w:r w:rsidRPr="00BF1452">
        <w:rPr>
          <w:rFonts w:ascii="Calibri" w:cs="Calibri"/>
          <w:snapToGrid/>
          <w:lang w:val="nl-NL" w:eastAsia="en-GB"/>
        </w:rPr>
        <w:t xml:space="preserve">(10), 1301–1315. </w:t>
      </w:r>
      <w:proofErr w:type="gramStart"/>
      <w:r w:rsidRPr="00BF1452">
        <w:rPr>
          <w:rFonts w:ascii="Calibri" w:cs="Calibri"/>
          <w:snapToGrid/>
          <w:lang w:val="nl-NL" w:eastAsia="en-GB"/>
        </w:rPr>
        <w:t>https://doi.org/10.1016/j.cageo.2007.05.001</w:t>
      </w:r>
      <w:proofErr w:type="gramEnd"/>
    </w:p>
    <w:p w14:paraId="21F173A1" w14:textId="77777777" w:rsidR="008314ED" w:rsidRPr="008314ED" w:rsidRDefault="008314ED" w:rsidP="006C5FB4">
      <w:pPr>
        <w:pStyle w:val="Bibliography"/>
        <w:spacing w:line="276" w:lineRule="auto"/>
        <w:rPr>
          <w:rFonts w:ascii="Calibri" w:cs="Calibri"/>
          <w:snapToGrid/>
          <w:lang w:eastAsia="en-GB"/>
        </w:rPr>
      </w:pPr>
      <w:proofErr w:type="spellStart"/>
      <w:r w:rsidRPr="00BF1452">
        <w:rPr>
          <w:rFonts w:ascii="Calibri" w:cs="Calibri"/>
          <w:snapToGrid/>
          <w:lang w:val="nl-NL" w:eastAsia="en-GB"/>
        </w:rPr>
        <w:t>Jennewein</w:t>
      </w:r>
      <w:proofErr w:type="spellEnd"/>
      <w:r w:rsidRPr="00BF1452">
        <w:rPr>
          <w:rFonts w:ascii="Calibri" w:cs="Calibri"/>
          <w:snapToGrid/>
          <w:lang w:val="nl-NL" w:eastAsia="en-GB"/>
        </w:rPr>
        <w:t xml:space="preserve">, J. S., </w:t>
      </w:r>
      <w:proofErr w:type="spellStart"/>
      <w:r w:rsidRPr="00BF1452">
        <w:rPr>
          <w:rFonts w:ascii="Calibri" w:cs="Calibri"/>
          <w:snapToGrid/>
          <w:lang w:val="nl-NL" w:eastAsia="en-GB"/>
        </w:rPr>
        <w:t>Hebblewhite</w:t>
      </w:r>
      <w:proofErr w:type="spellEnd"/>
      <w:r w:rsidRPr="00BF1452">
        <w:rPr>
          <w:rFonts w:ascii="Calibri" w:cs="Calibri"/>
          <w:snapToGrid/>
          <w:lang w:val="nl-NL" w:eastAsia="en-GB"/>
        </w:rPr>
        <w:t xml:space="preserve">, M., </w:t>
      </w:r>
      <w:proofErr w:type="spellStart"/>
      <w:r w:rsidRPr="00BF1452">
        <w:rPr>
          <w:rFonts w:ascii="Calibri" w:cs="Calibri"/>
          <w:snapToGrid/>
          <w:lang w:val="nl-NL" w:eastAsia="en-GB"/>
        </w:rPr>
        <w:t>Mahoney</w:t>
      </w:r>
      <w:proofErr w:type="spellEnd"/>
      <w:r w:rsidRPr="00BF1452">
        <w:rPr>
          <w:rFonts w:ascii="Calibri" w:cs="Calibri"/>
          <w:snapToGrid/>
          <w:lang w:val="nl-NL" w:eastAsia="en-GB"/>
        </w:rPr>
        <w:t xml:space="preserve">, P., Gilbert, S., Meddens, A. J. H., </w:t>
      </w:r>
      <w:proofErr w:type="spellStart"/>
      <w:r w:rsidRPr="00BF1452">
        <w:rPr>
          <w:rFonts w:ascii="Calibri" w:cs="Calibri"/>
          <w:snapToGrid/>
          <w:lang w:val="nl-NL" w:eastAsia="en-GB"/>
        </w:rPr>
        <w:t>Boelman</w:t>
      </w:r>
      <w:proofErr w:type="spellEnd"/>
      <w:r w:rsidRPr="00BF1452">
        <w:rPr>
          <w:rFonts w:ascii="Calibri" w:cs="Calibri"/>
          <w:snapToGrid/>
          <w:lang w:val="nl-NL" w:eastAsia="en-GB"/>
        </w:rPr>
        <w:t xml:space="preserve">, N. T., </w:t>
      </w:r>
      <w:proofErr w:type="spellStart"/>
      <w:r w:rsidRPr="00BF1452">
        <w:rPr>
          <w:rFonts w:ascii="Calibri" w:cs="Calibri"/>
          <w:snapToGrid/>
          <w:lang w:val="nl-NL" w:eastAsia="en-GB"/>
        </w:rPr>
        <w:t>Joly</w:t>
      </w:r>
      <w:proofErr w:type="spellEnd"/>
      <w:r w:rsidRPr="00BF1452">
        <w:rPr>
          <w:rFonts w:ascii="Calibri" w:cs="Calibri"/>
          <w:snapToGrid/>
          <w:lang w:val="nl-NL" w:eastAsia="en-GB"/>
        </w:rPr>
        <w:t xml:space="preserve">, K., Jones, K., Kellie, K. A., </w:t>
      </w:r>
      <w:proofErr w:type="spellStart"/>
      <w:r w:rsidRPr="00BF1452">
        <w:rPr>
          <w:rFonts w:ascii="Calibri" w:cs="Calibri"/>
          <w:snapToGrid/>
          <w:lang w:val="nl-NL" w:eastAsia="en-GB"/>
        </w:rPr>
        <w:t>Brainerd</w:t>
      </w:r>
      <w:proofErr w:type="spellEnd"/>
      <w:r w:rsidRPr="00BF1452">
        <w:rPr>
          <w:rFonts w:ascii="Calibri" w:cs="Calibri"/>
          <w:snapToGrid/>
          <w:lang w:val="nl-NL" w:eastAsia="en-GB"/>
        </w:rPr>
        <w:t xml:space="preserve">, S., Vierling, L. A., &amp; </w:t>
      </w:r>
      <w:proofErr w:type="spellStart"/>
      <w:r w:rsidRPr="00BF1452">
        <w:rPr>
          <w:rFonts w:ascii="Calibri" w:cs="Calibri"/>
          <w:snapToGrid/>
          <w:lang w:val="nl-NL" w:eastAsia="en-GB"/>
        </w:rPr>
        <w:t>Eitel</w:t>
      </w:r>
      <w:proofErr w:type="spellEnd"/>
      <w:r w:rsidRPr="00BF1452">
        <w:rPr>
          <w:rFonts w:ascii="Calibri" w:cs="Calibri"/>
          <w:snapToGrid/>
          <w:lang w:val="nl-NL" w:eastAsia="en-GB"/>
        </w:rPr>
        <w:t xml:space="preserve">, J. U. H. (2020). </w:t>
      </w:r>
      <w:proofErr w:type="spellStart"/>
      <w:r w:rsidRPr="008314ED">
        <w:rPr>
          <w:rFonts w:ascii="Calibri" w:cs="Calibri"/>
          <w:snapToGrid/>
          <w:lang w:eastAsia="en-GB"/>
        </w:rPr>
        <w:t>Behavioral</w:t>
      </w:r>
      <w:proofErr w:type="spellEnd"/>
      <w:r w:rsidRPr="008314ED">
        <w:rPr>
          <w:rFonts w:ascii="Calibri" w:cs="Calibri"/>
          <w:snapToGrid/>
          <w:lang w:eastAsia="en-GB"/>
        </w:rPr>
        <w:t xml:space="preserve"> modifications by a large-northern herbivore to mitigate warming conditions. </w:t>
      </w:r>
      <w:r w:rsidRPr="008314ED">
        <w:rPr>
          <w:rFonts w:ascii="Calibri" w:cs="Calibri"/>
          <w:i/>
          <w:iCs/>
          <w:snapToGrid/>
          <w:lang w:eastAsia="en-GB"/>
        </w:rPr>
        <w:t>Movement Ecology</w:t>
      </w:r>
      <w:r w:rsidRPr="008314ED">
        <w:rPr>
          <w:rFonts w:ascii="Calibri" w:cs="Calibri"/>
          <w:snapToGrid/>
          <w:lang w:eastAsia="en-GB"/>
        </w:rPr>
        <w:t xml:space="preserve">, </w:t>
      </w:r>
      <w:r w:rsidRPr="008314ED">
        <w:rPr>
          <w:rFonts w:ascii="Calibri" w:cs="Calibri"/>
          <w:i/>
          <w:iCs/>
          <w:snapToGrid/>
          <w:lang w:eastAsia="en-GB"/>
        </w:rPr>
        <w:t>8</w:t>
      </w:r>
      <w:r w:rsidRPr="008314ED">
        <w:rPr>
          <w:rFonts w:ascii="Calibri" w:cs="Calibri"/>
          <w:snapToGrid/>
          <w:lang w:eastAsia="en-GB"/>
        </w:rPr>
        <w:t>(1), 39. https://doi.org/10.1186/s40462-020-00223-9</w:t>
      </w:r>
    </w:p>
    <w:p w14:paraId="46EDB257"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Klappstein</w:t>
      </w:r>
      <w:proofErr w:type="spellEnd"/>
      <w:r w:rsidRPr="008314ED">
        <w:rPr>
          <w:rFonts w:ascii="Calibri" w:cs="Calibri"/>
          <w:snapToGrid/>
          <w:lang w:eastAsia="en-GB"/>
        </w:rPr>
        <w:t xml:space="preserve">, N. J., </w:t>
      </w:r>
      <w:proofErr w:type="spellStart"/>
      <w:r w:rsidRPr="008314ED">
        <w:rPr>
          <w:rFonts w:ascii="Calibri" w:cs="Calibri"/>
          <w:snapToGrid/>
          <w:lang w:eastAsia="en-GB"/>
        </w:rPr>
        <w:t>Michelot</w:t>
      </w:r>
      <w:proofErr w:type="spellEnd"/>
      <w:r w:rsidRPr="008314ED">
        <w:rPr>
          <w:rFonts w:ascii="Calibri" w:cs="Calibri"/>
          <w:snapToGrid/>
          <w:lang w:eastAsia="en-GB"/>
        </w:rPr>
        <w:t xml:space="preserve">, T., </w:t>
      </w:r>
      <w:proofErr w:type="spellStart"/>
      <w:r w:rsidRPr="008314ED">
        <w:rPr>
          <w:rFonts w:ascii="Calibri" w:cs="Calibri"/>
          <w:snapToGrid/>
          <w:lang w:eastAsia="en-GB"/>
        </w:rPr>
        <w:t>Fieberg</w:t>
      </w:r>
      <w:proofErr w:type="spellEnd"/>
      <w:r w:rsidRPr="008314ED">
        <w:rPr>
          <w:rFonts w:ascii="Calibri" w:cs="Calibri"/>
          <w:snapToGrid/>
          <w:lang w:eastAsia="en-GB"/>
        </w:rPr>
        <w:t xml:space="preserve">, J., Pedersen, E. J., &amp; Mills Flemming, J. (2024). Step selection functions with non-linear and random effects. </w:t>
      </w:r>
      <w:r w:rsidRPr="008314ED">
        <w:rPr>
          <w:rFonts w:ascii="Calibri" w:cs="Calibri"/>
          <w:i/>
          <w:iCs/>
          <w:snapToGrid/>
          <w:lang w:eastAsia="en-GB"/>
        </w:rPr>
        <w:t>Methods in Ecology and Evolution</w:t>
      </w:r>
      <w:r w:rsidRPr="008314ED">
        <w:rPr>
          <w:rFonts w:ascii="Calibri" w:cs="Calibri"/>
          <w:snapToGrid/>
          <w:lang w:eastAsia="en-GB"/>
        </w:rPr>
        <w:t xml:space="preserve">, </w:t>
      </w:r>
      <w:r w:rsidRPr="008314ED">
        <w:rPr>
          <w:rFonts w:ascii="Calibri" w:cs="Calibri"/>
          <w:i/>
          <w:iCs/>
          <w:snapToGrid/>
          <w:lang w:eastAsia="en-GB"/>
        </w:rPr>
        <w:t>15</w:t>
      </w:r>
      <w:r w:rsidRPr="008314ED">
        <w:rPr>
          <w:rFonts w:ascii="Calibri" w:cs="Calibri"/>
          <w:snapToGrid/>
          <w:lang w:eastAsia="en-GB"/>
        </w:rPr>
        <w:t>(8), 1332–1346. https://doi.org/10.1111/2041-210X.14367</w:t>
      </w:r>
    </w:p>
    <w:p w14:paraId="27DF9F0E"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Langrock, W. Z., Iain L. MacDonald, Roland. (2016). </w:t>
      </w:r>
      <w:r w:rsidRPr="008314ED">
        <w:rPr>
          <w:rFonts w:ascii="Calibri" w:cs="Calibri"/>
          <w:i/>
          <w:iCs/>
          <w:snapToGrid/>
          <w:lang w:eastAsia="en-GB"/>
        </w:rPr>
        <w:t>Hidden Markov Models for Time Series: An Introduction Using R, Second Edition</w:t>
      </w:r>
      <w:r w:rsidRPr="008314ED">
        <w:rPr>
          <w:rFonts w:ascii="Calibri" w:cs="Calibri"/>
          <w:snapToGrid/>
          <w:lang w:eastAsia="en-GB"/>
        </w:rPr>
        <w:t xml:space="preserve"> (2nd ed.). Chapman and Hall/CRC. https://doi.org/10.1201/b20790</w:t>
      </w:r>
    </w:p>
    <w:p w14:paraId="48E5A1B2"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Lantmateriet</w:t>
      </w:r>
      <w:proofErr w:type="spellEnd"/>
      <w:r w:rsidRPr="008314ED">
        <w:rPr>
          <w:rFonts w:ascii="Calibri" w:cs="Calibri"/>
          <w:snapToGrid/>
          <w:lang w:eastAsia="en-GB"/>
        </w:rPr>
        <w:t xml:space="preserve">. (2009). </w:t>
      </w:r>
      <w:r w:rsidRPr="008314ED">
        <w:rPr>
          <w:rFonts w:ascii="Calibri" w:cs="Calibri"/>
          <w:i/>
          <w:iCs/>
          <w:snapToGrid/>
          <w:lang w:eastAsia="en-GB"/>
        </w:rPr>
        <w:t>Swedish Digital Elevation Model</w:t>
      </w:r>
      <w:r w:rsidRPr="008314ED">
        <w:rPr>
          <w:rFonts w:ascii="Calibri" w:cs="Calibri"/>
          <w:snapToGrid/>
          <w:lang w:eastAsia="en-GB"/>
        </w:rPr>
        <w:t xml:space="preserve"> [Dataset]. www.lantmateriet.se</w:t>
      </w:r>
    </w:p>
    <w:p w14:paraId="2C78F9B0"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lastRenderedPageBreak/>
        <w:t xml:space="preserve">Lenarz, M. S., Nelson, M. E., Schrage, M. W., &amp; Edwards, A. J. (2009). Temperature Mediated Moose Survival in Northeastern Minnesota. </w:t>
      </w:r>
      <w:r w:rsidRPr="008314ED">
        <w:rPr>
          <w:rFonts w:ascii="Calibri" w:cs="Calibri"/>
          <w:i/>
          <w:iCs/>
          <w:snapToGrid/>
          <w:lang w:eastAsia="en-GB"/>
        </w:rPr>
        <w:t>The Journal of Wildlife Management</w:t>
      </w:r>
      <w:r w:rsidRPr="008314ED">
        <w:rPr>
          <w:rFonts w:ascii="Calibri" w:cs="Calibri"/>
          <w:snapToGrid/>
          <w:lang w:eastAsia="en-GB"/>
        </w:rPr>
        <w:t xml:space="preserve">, </w:t>
      </w:r>
      <w:r w:rsidRPr="008314ED">
        <w:rPr>
          <w:rFonts w:ascii="Calibri" w:cs="Calibri"/>
          <w:i/>
          <w:iCs/>
          <w:snapToGrid/>
          <w:lang w:eastAsia="en-GB"/>
        </w:rPr>
        <w:t>73</w:t>
      </w:r>
      <w:r w:rsidRPr="008314ED">
        <w:rPr>
          <w:rFonts w:ascii="Calibri" w:cs="Calibri"/>
          <w:snapToGrid/>
          <w:lang w:eastAsia="en-GB"/>
        </w:rPr>
        <w:t>(4), 503–510. https://doi.org/10.2193/2008-265</w:t>
      </w:r>
    </w:p>
    <w:p w14:paraId="380FAE7A"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Mawer, R., Bruneel, S. P., Pauwels, I. S., Elings, J., </w:t>
      </w:r>
      <w:proofErr w:type="spellStart"/>
      <w:r w:rsidRPr="008314ED">
        <w:rPr>
          <w:rFonts w:ascii="Calibri" w:cs="Calibri"/>
          <w:snapToGrid/>
          <w:lang w:eastAsia="en-GB"/>
        </w:rPr>
        <w:t>Pickholtz</w:t>
      </w:r>
      <w:proofErr w:type="spellEnd"/>
      <w:r w:rsidRPr="008314ED">
        <w:rPr>
          <w:rFonts w:ascii="Calibri" w:cs="Calibri"/>
          <w:snapToGrid/>
          <w:lang w:eastAsia="en-GB"/>
        </w:rPr>
        <w:t xml:space="preserve">, E., </w:t>
      </w:r>
      <w:proofErr w:type="spellStart"/>
      <w:r w:rsidRPr="008314ED">
        <w:rPr>
          <w:rFonts w:ascii="Calibri" w:cs="Calibri"/>
          <w:snapToGrid/>
          <w:lang w:eastAsia="en-GB"/>
        </w:rPr>
        <w:t>Pickholtz</w:t>
      </w:r>
      <w:proofErr w:type="spellEnd"/>
      <w:r w:rsidRPr="008314ED">
        <w:rPr>
          <w:rFonts w:ascii="Calibri" w:cs="Calibri"/>
          <w:snapToGrid/>
          <w:lang w:eastAsia="en-GB"/>
        </w:rPr>
        <w:t xml:space="preserve">, R., Schneider, M., </w:t>
      </w:r>
      <w:proofErr w:type="spellStart"/>
      <w:r w:rsidRPr="008314ED">
        <w:rPr>
          <w:rFonts w:ascii="Calibri" w:cs="Calibri"/>
          <w:snapToGrid/>
          <w:lang w:eastAsia="en-GB"/>
        </w:rPr>
        <w:t>Coeck</w:t>
      </w:r>
      <w:proofErr w:type="spellEnd"/>
      <w:r w:rsidRPr="008314ED">
        <w:rPr>
          <w:rFonts w:ascii="Calibri" w:cs="Calibri"/>
          <w:snapToGrid/>
          <w:lang w:eastAsia="en-GB"/>
        </w:rPr>
        <w:t xml:space="preserve">, J., &amp; Goethals, P. L. M. (2023). Individual variation in the habitat selection of upstream migrating fish near a barrier. </w:t>
      </w:r>
      <w:r w:rsidRPr="008314ED">
        <w:rPr>
          <w:rFonts w:ascii="Calibri" w:cs="Calibri"/>
          <w:i/>
          <w:iCs/>
          <w:snapToGrid/>
          <w:lang w:eastAsia="en-GB"/>
        </w:rPr>
        <w:t>Movement Ecology</w:t>
      </w:r>
      <w:r w:rsidRPr="008314ED">
        <w:rPr>
          <w:rFonts w:ascii="Calibri" w:cs="Calibri"/>
          <w:snapToGrid/>
          <w:lang w:eastAsia="en-GB"/>
        </w:rPr>
        <w:t xml:space="preserve">, </w:t>
      </w:r>
      <w:r w:rsidRPr="008314ED">
        <w:rPr>
          <w:rFonts w:ascii="Calibri" w:cs="Calibri"/>
          <w:i/>
          <w:iCs/>
          <w:snapToGrid/>
          <w:lang w:eastAsia="en-GB"/>
        </w:rPr>
        <w:t>11</w:t>
      </w:r>
      <w:r w:rsidRPr="008314ED">
        <w:rPr>
          <w:rFonts w:ascii="Calibri" w:cs="Calibri"/>
          <w:snapToGrid/>
          <w:lang w:eastAsia="en-GB"/>
        </w:rPr>
        <w:t>(1), 49. https://doi.org/10.1186/s40462-023-00414-0</w:t>
      </w:r>
    </w:p>
    <w:p w14:paraId="4CA55A7B"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McClintock, B. T., &amp; </w:t>
      </w:r>
      <w:proofErr w:type="spellStart"/>
      <w:r w:rsidRPr="008314ED">
        <w:rPr>
          <w:rFonts w:ascii="Calibri" w:cs="Calibri"/>
          <w:snapToGrid/>
          <w:lang w:eastAsia="en-GB"/>
        </w:rPr>
        <w:t>Michelot</w:t>
      </w:r>
      <w:proofErr w:type="spellEnd"/>
      <w:r w:rsidRPr="008314ED">
        <w:rPr>
          <w:rFonts w:ascii="Calibri" w:cs="Calibri"/>
          <w:snapToGrid/>
          <w:lang w:eastAsia="en-GB"/>
        </w:rPr>
        <w:t xml:space="preserve">, T. (2018). momentuHMM: R package for generalized hidden Markov models of animal movement. </w:t>
      </w:r>
      <w:r w:rsidRPr="008314ED">
        <w:rPr>
          <w:rFonts w:ascii="Calibri" w:cs="Calibri"/>
          <w:i/>
          <w:iCs/>
          <w:snapToGrid/>
          <w:lang w:eastAsia="en-GB"/>
        </w:rPr>
        <w:t>Methods in Ecology and Evolution</w:t>
      </w:r>
      <w:r w:rsidRPr="008314ED">
        <w:rPr>
          <w:rFonts w:ascii="Calibri" w:cs="Calibri"/>
          <w:snapToGrid/>
          <w:lang w:eastAsia="en-GB"/>
        </w:rPr>
        <w:t xml:space="preserve">, </w:t>
      </w:r>
      <w:r w:rsidRPr="008314ED">
        <w:rPr>
          <w:rFonts w:ascii="Calibri" w:cs="Calibri"/>
          <w:i/>
          <w:iCs/>
          <w:snapToGrid/>
          <w:lang w:eastAsia="en-GB"/>
        </w:rPr>
        <w:t>9</w:t>
      </w:r>
      <w:r w:rsidRPr="008314ED">
        <w:rPr>
          <w:rFonts w:ascii="Calibri" w:cs="Calibri"/>
          <w:snapToGrid/>
          <w:lang w:eastAsia="en-GB"/>
        </w:rPr>
        <w:t>(6), 1518–1530. https://doi.org/10.1111/2041-210X.12995</w:t>
      </w:r>
    </w:p>
    <w:p w14:paraId="7E8D0A8E"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Messeri</w:t>
      </w:r>
      <w:proofErr w:type="spellEnd"/>
      <w:r w:rsidRPr="008314ED">
        <w:rPr>
          <w:rFonts w:ascii="Calibri" w:cs="Calibri"/>
          <w:snapToGrid/>
          <w:lang w:eastAsia="en-GB"/>
        </w:rPr>
        <w:t xml:space="preserve">, A., </w:t>
      </w:r>
      <w:proofErr w:type="spellStart"/>
      <w:r w:rsidRPr="008314ED">
        <w:rPr>
          <w:rFonts w:ascii="Calibri" w:cs="Calibri"/>
          <w:snapToGrid/>
          <w:lang w:eastAsia="en-GB"/>
        </w:rPr>
        <w:t>Becciolini</w:t>
      </w:r>
      <w:proofErr w:type="spellEnd"/>
      <w:r w:rsidRPr="008314ED">
        <w:rPr>
          <w:rFonts w:ascii="Calibri" w:cs="Calibri"/>
          <w:snapToGrid/>
          <w:lang w:eastAsia="en-GB"/>
        </w:rPr>
        <w:t xml:space="preserve">, V., </w:t>
      </w:r>
      <w:proofErr w:type="spellStart"/>
      <w:r w:rsidRPr="008314ED">
        <w:rPr>
          <w:rFonts w:ascii="Calibri" w:cs="Calibri"/>
          <w:snapToGrid/>
          <w:lang w:eastAsia="en-GB"/>
        </w:rPr>
        <w:t>Messeri</w:t>
      </w:r>
      <w:proofErr w:type="spellEnd"/>
      <w:r w:rsidRPr="008314ED">
        <w:rPr>
          <w:rFonts w:ascii="Calibri" w:cs="Calibri"/>
          <w:snapToGrid/>
          <w:lang w:eastAsia="en-GB"/>
        </w:rPr>
        <w:t xml:space="preserve">, G., Morabito, M., Crisci, A., Orlandini, S., &amp; </w:t>
      </w:r>
      <w:proofErr w:type="spellStart"/>
      <w:r w:rsidRPr="008314ED">
        <w:rPr>
          <w:rFonts w:ascii="Calibri" w:cs="Calibri"/>
          <w:snapToGrid/>
          <w:lang w:eastAsia="en-GB"/>
        </w:rPr>
        <w:t>Ponzetta</w:t>
      </w:r>
      <w:proofErr w:type="spellEnd"/>
      <w:r w:rsidRPr="008314ED">
        <w:rPr>
          <w:rFonts w:ascii="Calibri" w:cs="Calibri"/>
          <w:snapToGrid/>
          <w:lang w:eastAsia="en-GB"/>
        </w:rPr>
        <w:t xml:space="preserve">, M. P. (2019). Wild ungulates and environmental temperature: Analysis on the possible utilization of data from sensor placed on GPS collars. </w:t>
      </w:r>
      <w:r w:rsidRPr="008314ED">
        <w:rPr>
          <w:rFonts w:ascii="Calibri" w:cs="Calibri"/>
          <w:i/>
          <w:iCs/>
          <w:snapToGrid/>
          <w:lang w:eastAsia="en-GB"/>
        </w:rPr>
        <w:t>International Journal of Biometeorology</w:t>
      </w:r>
      <w:r w:rsidRPr="008314ED">
        <w:rPr>
          <w:rFonts w:ascii="Calibri" w:cs="Calibri"/>
          <w:snapToGrid/>
          <w:lang w:eastAsia="en-GB"/>
        </w:rPr>
        <w:t xml:space="preserve">, </w:t>
      </w:r>
      <w:r w:rsidRPr="008314ED">
        <w:rPr>
          <w:rFonts w:ascii="Calibri" w:cs="Calibri"/>
          <w:i/>
          <w:iCs/>
          <w:snapToGrid/>
          <w:lang w:eastAsia="en-GB"/>
        </w:rPr>
        <w:t>63</w:t>
      </w:r>
      <w:r w:rsidRPr="008314ED">
        <w:rPr>
          <w:rFonts w:ascii="Calibri" w:cs="Calibri"/>
          <w:snapToGrid/>
          <w:lang w:eastAsia="en-GB"/>
        </w:rPr>
        <w:t>(3), 293–300. https://doi.org/10.1007/s00484-018-01662-1</w:t>
      </w:r>
    </w:p>
    <w:p w14:paraId="03DADCAE"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Montero, J.-M., Fernández-Avilés, G., &amp; Mateu, J. (2015). </w:t>
      </w:r>
      <w:r w:rsidRPr="008314ED">
        <w:rPr>
          <w:rFonts w:ascii="Calibri" w:cs="Calibri"/>
          <w:i/>
          <w:iCs/>
          <w:snapToGrid/>
          <w:lang w:eastAsia="en-GB"/>
        </w:rPr>
        <w:t xml:space="preserve">Spatial and </w:t>
      </w:r>
      <w:proofErr w:type="spellStart"/>
      <w:r w:rsidRPr="008314ED">
        <w:rPr>
          <w:rFonts w:ascii="Calibri" w:cs="Calibri"/>
          <w:i/>
          <w:iCs/>
          <w:snapToGrid/>
          <w:lang w:eastAsia="en-GB"/>
        </w:rPr>
        <w:t>Spatio</w:t>
      </w:r>
      <w:proofErr w:type="spellEnd"/>
      <w:r w:rsidRPr="008314ED">
        <w:rPr>
          <w:rFonts w:ascii="Calibri" w:cs="Calibri"/>
          <w:i/>
          <w:iCs/>
          <w:snapToGrid/>
          <w:lang w:eastAsia="en-GB"/>
        </w:rPr>
        <w:t xml:space="preserve">-Temporal Geostatistical </w:t>
      </w:r>
      <w:proofErr w:type="spellStart"/>
      <w:r w:rsidRPr="008314ED">
        <w:rPr>
          <w:rFonts w:ascii="Calibri" w:cs="Calibri"/>
          <w:i/>
          <w:iCs/>
          <w:snapToGrid/>
          <w:lang w:eastAsia="en-GB"/>
        </w:rPr>
        <w:t>Modeling</w:t>
      </w:r>
      <w:proofErr w:type="spellEnd"/>
      <w:r w:rsidRPr="008314ED">
        <w:rPr>
          <w:rFonts w:ascii="Calibri" w:cs="Calibri"/>
          <w:i/>
          <w:iCs/>
          <w:snapToGrid/>
          <w:lang w:eastAsia="en-GB"/>
        </w:rPr>
        <w:t xml:space="preserve"> and Kriging</w:t>
      </w:r>
      <w:r w:rsidRPr="008314ED">
        <w:rPr>
          <w:rFonts w:ascii="Calibri" w:cs="Calibri"/>
          <w:snapToGrid/>
          <w:lang w:eastAsia="en-GB"/>
        </w:rPr>
        <w:t>. John Wiley &amp; Sons.</w:t>
      </w:r>
    </w:p>
    <w:p w14:paraId="7E50B2AF"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Montgomery, R. A., </w:t>
      </w:r>
      <w:proofErr w:type="spellStart"/>
      <w:r w:rsidRPr="008314ED">
        <w:rPr>
          <w:rFonts w:ascii="Calibri" w:cs="Calibri"/>
          <w:snapToGrid/>
          <w:lang w:eastAsia="en-GB"/>
        </w:rPr>
        <w:t>Redilla</w:t>
      </w:r>
      <w:proofErr w:type="spellEnd"/>
      <w:r w:rsidRPr="008314ED">
        <w:rPr>
          <w:rFonts w:ascii="Calibri" w:cs="Calibri"/>
          <w:snapToGrid/>
          <w:lang w:eastAsia="en-GB"/>
        </w:rPr>
        <w:t xml:space="preserve">, K. M., Moll, R. J., Van </w:t>
      </w:r>
      <w:proofErr w:type="spellStart"/>
      <w:r w:rsidRPr="008314ED">
        <w:rPr>
          <w:rFonts w:ascii="Calibri" w:cs="Calibri"/>
          <w:snapToGrid/>
          <w:lang w:eastAsia="en-GB"/>
        </w:rPr>
        <w:t>Moorter</w:t>
      </w:r>
      <w:proofErr w:type="spellEnd"/>
      <w:r w:rsidRPr="008314ED">
        <w:rPr>
          <w:rFonts w:ascii="Calibri" w:cs="Calibri"/>
          <w:snapToGrid/>
          <w:lang w:eastAsia="en-GB"/>
        </w:rPr>
        <w:t xml:space="preserve">, B., Rolandsen, C. M., Millspaugh, J. J., &amp; Solberg, E. J. (2019). Movement </w:t>
      </w:r>
      <w:proofErr w:type="spellStart"/>
      <w:r w:rsidRPr="008314ED">
        <w:rPr>
          <w:rFonts w:ascii="Calibri" w:cs="Calibri"/>
          <w:snapToGrid/>
          <w:lang w:eastAsia="en-GB"/>
        </w:rPr>
        <w:t>modeling</w:t>
      </w:r>
      <w:proofErr w:type="spellEnd"/>
      <w:r w:rsidRPr="008314ED">
        <w:rPr>
          <w:rFonts w:ascii="Calibri" w:cs="Calibri"/>
          <w:snapToGrid/>
          <w:lang w:eastAsia="en-GB"/>
        </w:rPr>
        <w:t xml:space="preserve"> reveals the complex nature of the response of moose to ambient temperatures during summer. </w:t>
      </w:r>
      <w:r w:rsidRPr="008314ED">
        <w:rPr>
          <w:rFonts w:ascii="Calibri" w:cs="Calibri"/>
          <w:i/>
          <w:iCs/>
          <w:snapToGrid/>
          <w:lang w:eastAsia="en-GB"/>
        </w:rPr>
        <w:t>Journal of Mammalogy</w:t>
      </w:r>
      <w:r w:rsidRPr="008314ED">
        <w:rPr>
          <w:rFonts w:ascii="Calibri" w:cs="Calibri"/>
          <w:snapToGrid/>
          <w:lang w:eastAsia="en-GB"/>
        </w:rPr>
        <w:t xml:space="preserve">, </w:t>
      </w:r>
      <w:r w:rsidRPr="008314ED">
        <w:rPr>
          <w:rFonts w:ascii="Calibri" w:cs="Calibri"/>
          <w:i/>
          <w:iCs/>
          <w:snapToGrid/>
          <w:lang w:eastAsia="en-GB"/>
        </w:rPr>
        <w:t>100</w:t>
      </w:r>
      <w:r w:rsidRPr="008314ED">
        <w:rPr>
          <w:rFonts w:ascii="Calibri" w:cs="Calibri"/>
          <w:snapToGrid/>
          <w:lang w:eastAsia="en-GB"/>
        </w:rPr>
        <w:t>(1), 169–177. https://doi.org/10.1093/jmammal/gyy185</w:t>
      </w:r>
    </w:p>
    <w:p w14:paraId="78E3DB9B"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Muff, S., Signer, J., &amp; </w:t>
      </w:r>
      <w:proofErr w:type="spellStart"/>
      <w:r w:rsidRPr="008314ED">
        <w:rPr>
          <w:rFonts w:ascii="Calibri" w:cs="Calibri"/>
          <w:snapToGrid/>
          <w:lang w:eastAsia="en-GB"/>
        </w:rPr>
        <w:t>Fieberg</w:t>
      </w:r>
      <w:proofErr w:type="spellEnd"/>
      <w:r w:rsidRPr="008314ED">
        <w:rPr>
          <w:rFonts w:ascii="Calibri" w:cs="Calibri"/>
          <w:snapToGrid/>
          <w:lang w:eastAsia="en-GB"/>
        </w:rPr>
        <w:t xml:space="preserve">, J. (2020). Accounting for individual-specific variation in habitat-selection studies: Efficient estimation of mixed-effects models using Bayesian or frequentist computation. </w:t>
      </w:r>
      <w:r w:rsidRPr="008314ED">
        <w:rPr>
          <w:rFonts w:ascii="Calibri" w:cs="Calibri"/>
          <w:i/>
          <w:iCs/>
          <w:snapToGrid/>
          <w:lang w:eastAsia="en-GB"/>
        </w:rPr>
        <w:t>Journal of Animal Ecology</w:t>
      </w:r>
      <w:r w:rsidRPr="008314ED">
        <w:rPr>
          <w:rFonts w:ascii="Calibri" w:cs="Calibri"/>
          <w:snapToGrid/>
          <w:lang w:eastAsia="en-GB"/>
        </w:rPr>
        <w:t xml:space="preserve">, </w:t>
      </w:r>
      <w:r w:rsidRPr="008314ED">
        <w:rPr>
          <w:rFonts w:ascii="Calibri" w:cs="Calibri"/>
          <w:i/>
          <w:iCs/>
          <w:snapToGrid/>
          <w:lang w:eastAsia="en-GB"/>
        </w:rPr>
        <w:t>89</w:t>
      </w:r>
      <w:r w:rsidRPr="008314ED">
        <w:rPr>
          <w:rFonts w:ascii="Calibri" w:cs="Calibri"/>
          <w:snapToGrid/>
          <w:lang w:eastAsia="en-GB"/>
        </w:rPr>
        <w:t>(1), 80–92. https://doi.org/10.1111/1365-2656.13087</w:t>
      </w:r>
    </w:p>
    <w:p w14:paraId="586CC90F"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Naturvårdsverket. (2003). </w:t>
      </w:r>
      <w:proofErr w:type="spellStart"/>
      <w:r w:rsidRPr="008314ED">
        <w:rPr>
          <w:rFonts w:ascii="Calibri" w:cs="Calibri"/>
          <w:i/>
          <w:iCs/>
          <w:snapToGrid/>
          <w:lang w:eastAsia="en-GB"/>
        </w:rPr>
        <w:t>Nationella</w:t>
      </w:r>
      <w:proofErr w:type="spellEnd"/>
      <w:r w:rsidRPr="008314ED">
        <w:rPr>
          <w:rFonts w:ascii="Calibri" w:cs="Calibri"/>
          <w:i/>
          <w:iCs/>
          <w:snapToGrid/>
          <w:lang w:eastAsia="en-GB"/>
        </w:rPr>
        <w:t xml:space="preserve"> </w:t>
      </w:r>
      <w:proofErr w:type="spellStart"/>
      <w:r w:rsidRPr="008314ED">
        <w:rPr>
          <w:rFonts w:ascii="Calibri" w:cs="Calibri"/>
          <w:i/>
          <w:iCs/>
          <w:snapToGrid/>
          <w:lang w:eastAsia="en-GB"/>
        </w:rPr>
        <w:t>marktäckedata</w:t>
      </w:r>
      <w:proofErr w:type="spellEnd"/>
      <w:r w:rsidRPr="008314ED">
        <w:rPr>
          <w:rFonts w:ascii="Calibri" w:cs="Calibri"/>
          <w:snapToGrid/>
          <w:lang w:eastAsia="en-GB"/>
        </w:rPr>
        <w:t xml:space="preserve"> [Dataset]. https://www.naturvardsverket.se/verktyg-och-tjanster/kartor-och-karttjanster/nationella-marktackedata/</w:t>
      </w:r>
    </w:p>
    <w:p w14:paraId="606A391C"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Pebesma</w:t>
      </w:r>
      <w:proofErr w:type="spellEnd"/>
      <w:r w:rsidRPr="008314ED">
        <w:rPr>
          <w:rFonts w:ascii="Calibri" w:cs="Calibri"/>
          <w:snapToGrid/>
          <w:lang w:eastAsia="en-GB"/>
        </w:rPr>
        <w:t xml:space="preserve">, E. (2012). spacetime: </w:t>
      </w:r>
      <w:proofErr w:type="spellStart"/>
      <w:r w:rsidRPr="008314ED">
        <w:rPr>
          <w:rFonts w:ascii="Calibri" w:cs="Calibri"/>
          <w:snapToGrid/>
          <w:lang w:eastAsia="en-GB"/>
        </w:rPr>
        <w:t>Spatio</w:t>
      </w:r>
      <w:proofErr w:type="spellEnd"/>
      <w:r w:rsidRPr="008314ED">
        <w:rPr>
          <w:rFonts w:ascii="Calibri" w:cs="Calibri"/>
          <w:snapToGrid/>
          <w:lang w:eastAsia="en-GB"/>
        </w:rPr>
        <w:t xml:space="preserve">-Temporal Data in R. </w:t>
      </w:r>
      <w:r w:rsidRPr="008314ED">
        <w:rPr>
          <w:rFonts w:ascii="Calibri" w:cs="Calibri"/>
          <w:i/>
          <w:iCs/>
          <w:snapToGrid/>
          <w:lang w:eastAsia="en-GB"/>
        </w:rPr>
        <w:t>Journal of Statistical Software</w:t>
      </w:r>
      <w:r w:rsidRPr="008314ED">
        <w:rPr>
          <w:rFonts w:ascii="Calibri" w:cs="Calibri"/>
          <w:snapToGrid/>
          <w:lang w:eastAsia="en-GB"/>
        </w:rPr>
        <w:t xml:space="preserve">, </w:t>
      </w:r>
      <w:r w:rsidRPr="008314ED">
        <w:rPr>
          <w:rFonts w:ascii="Calibri" w:cs="Calibri"/>
          <w:i/>
          <w:iCs/>
          <w:snapToGrid/>
          <w:lang w:eastAsia="en-GB"/>
        </w:rPr>
        <w:t>51</w:t>
      </w:r>
      <w:r w:rsidRPr="008314ED">
        <w:rPr>
          <w:rFonts w:ascii="Calibri" w:cs="Calibri"/>
          <w:snapToGrid/>
          <w:lang w:eastAsia="en-GB"/>
        </w:rPr>
        <w:t>(7), 1–30.</w:t>
      </w:r>
    </w:p>
    <w:p w14:paraId="661DE041"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lastRenderedPageBreak/>
        <w:t xml:space="preserve">PostgreSQL Global Development Group. (2024). </w:t>
      </w:r>
      <w:r w:rsidRPr="008314ED">
        <w:rPr>
          <w:rFonts w:ascii="Calibri" w:cs="Calibri"/>
          <w:i/>
          <w:iCs/>
          <w:snapToGrid/>
          <w:lang w:eastAsia="en-GB"/>
        </w:rPr>
        <w:t xml:space="preserve">PostgreSQL: The World’s Most Advanced </w:t>
      </w:r>
      <w:proofErr w:type="gramStart"/>
      <w:r w:rsidRPr="008314ED">
        <w:rPr>
          <w:rFonts w:ascii="Calibri" w:cs="Calibri"/>
          <w:i/>
          <w:iCs/>
          <w:snapToGrid/>
          <w:lang w:eastAsia="en-GB"/>
        </w:rPr>
        <w:t>Open Source</w:t>
      </w:r>
      <w:proofErr w:type="gramEnd"/>
      <w:r w:rsidRPr="008314ED">
        <w:rPr>
          <w:rFonts w:ascii="Calibri" w:cs="Calibri"/>
          <w:i/>
          <w:iCs/>
          <w:snapToGrid/>
          <w:lang w:eastAsia="en-GB"/>
        </w:rPr>
        <w:t xml:space="preserve"> Relational Database</w:t>
      </w:r>
      <w:r w:rsidRPr="008314ED">
        <w:rPr>
          <w:rFonts w:ascii="Calibri" w:cs="Calibri"/>
          <w:snapToGrid/>
          <w:lang w:eastAsia="en-GB"/>
        </w:rPr>
        <w:t>. https://www.postgresql.org</w:t>
      </w:r>
    </w:p>
    <w:p w14:paraId="23310BD6"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QGIS Development Team. (2025). </w:t>
      </w:r>
      <w:r w:rsidRPr="008314ED">
        <w:rPr>
          <w:rFonts w:ascii="Calibri" w:cs="Calibri"/>
          <w:i/>
          <w:iCs/>
          <w:snapToGrid/>
          <w:lang w:eastAsia="en-GB"/>
        </w:rPr>
        <w:t>QGIS Geographic Information System</w:t>
      </w:r>
      <w:r w:rsidRPr="008314ED">
        <w:rPr>
          <w:rFonts w:ascii="Calibri" w:cs="Calibri"/>
          <w:snapToGrid/>
          <w:lang w:eastAsia="en-GB"/>
        </w:rPr>
        <w:t>. QGIS Association. https://www.qgis.org</w:t>
      </w:r>
    </w:p>
    <w:p w14:paraId="2B9FCBA3"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Renecker, L. A., &amp; Hudson, R. J. (1989). Seasonal Activity Budgets of Moose in Aspen-Dominated Boreal Forests. </w:t>
      </w:r>
      <w:r w:rsidRPr="008314ED">
        <w:rPr>
          <w:rFonts w:ascii="Calibri" w:cs="Calibri"/>
          <w:i/>
          <w:iCs/>
          <w:snapToGrid/>
          <w:lang w:eastAsia="en-GB"/>
        </w:rPr>
        <w:t>The Journal of Wildlife Management</w:t>
      </w:r>
      <w:r w:rsidRPr="008314ED">
        <w:rPr>
          <w:rFonts w:ascii="Calibri" w:cs="Calibri"/>
          <w:snapToGrid/>
          <w:lang w:eastAsia="en-GB"/>
        </w:rPr>
        <w:t xml:space="preserve">, </w:t>
      </w:r>
      <w:r w:rsidRPr="008314ED">
        <w:rPr>
          <w:rFonts w:ascii="Calibri" w:cs="Calibri"/>
          <w:i/>
          <w:iCs/>
          <w:snapToGrid/>
          <w:lang w:eastAsia="en-GB"/>
        </w:rPr>
        <w:t>53</w:t>
      </w:r>
      <w:r w:rsidRPr="008314ED">
        <w:rPr>
          <w:rFonts w:ascii="Calibri" w:cs="Calibri"/>
          <w:snapToGrid/>
          <w:lang w:eastAsia="en-GB"/>
        </w:rPr>
        <w:t>(2), 296–302. https://doi.org/10.2307/3801126</w:t>
      </w:r>
    </w:p>
    <w:p w14:paraId="2C53FD37"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Research, R. (2024). </w:t>
      </w:r>
      <w:proofErr w:type="spellStart"/>
      <w:r w:rsidRPr="008314ED">
        <w:rPr>
          <w:rFonts w:ascii="Calibri" w:cs="Calibri"/>
          <w:i/>
          <w:iCs/>
          <w:snapToGrid/>
          <w:lang w:eastAsia="en-GB"/>
        </w:rPr>
        <w:t>PostGIS</w:t>
      </w:r>
      <w:proofErr w:type="spellEnd"/>
      <w:r w:rsidRPr="008314ED">
        <w:rPr>
          <w:rFonts w:ascii="Calibri" w:cs="Calibri"/>
          <w:i/>
          <w:iCs/>
          <w:snapToGrid/>
          <w:lang w:eastAsia="en-GB"/>
        </w:rPr>
        <w:t>: Spatial and Geographic Objects for PostgreSQL</w:t>
      </w:r>
      <w:r w:rsidRPr="008314ED">
        <w:rPr>
          <w:rFonts w:ascii="Calibri" w:cs="Calibri"/>
          <w:snapToGrid/>
          <w:lang w:eastAsia="en-GB"/>
        </w:rPr>
        <w:t>. https://postgis.net</w:t>
      </w:r>
    </w:p>
    <w:p w14:paraId="2D25E805"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Riley, S. J., </w:t>
      </w:r>
      <w:proofErr w:type="spellStart"/>
      <w:r w:rsidRPr="008314ED">
        <w:rPr>
          <w:rFonts w:ascii="Calibri" w:cs="Calibri"/>
          <w:snapToGrid/>
          <w:lang w:eastAsia="en-GB"/>
        </w:rPr>
        <w:t>DeGloria</w:t>
      </w:r>
      <w:proofErr w:type="spellEnd"/>
      <w:r w:rsidRPr="008314ED">
        <w:rPr>
          <w:rFonts w:ascii="Calibri" w:cs="Calibri"/>
          <w:snapToGrid/>
          <w:lang w:eastAsia="en-GB"/>
        </w:rPr>
        <w:t xml:space="preserve">, S. D., &amp; Elliot, R. (1999). Index that quantifies topographic heterogeneity. </w:t>
      </w:r>
      <w:r w:rsidRPr="008314ED">
        <w:rPr>
          <w:rFonts w:ascii="Calibri" w:cs="Calibri"/>
          <w:i/>
          <w:iCs/>
          <w:snapToGrid/>
          <w:lang w:eastAsia="en-GB"/>
        </w:rPr>
        <w:t>Intermountain Journal of Sciences</w:t>
      </w:r>
      <w:r w:rsidRPr="008314ED">
        <w:rPr>
          <w:rFonts w:ascii="Calibri" w:cs="Calibri"/>
          <w:snapToGrid/>
          <w:lang w:eastAsia="en-GB"/>
        </w:rPr>
        <w:t xml:space="preserve">, </w:t>
      </w:r>
      <w:r w:rsidRPr="008314ED">
        <w:rPr>
          <w:rFonts w:ascii="Calibri" w:cs="Calibri"/>
          <w:i/>
          <w:iCs/>
          <w:snapToGrid/>
          <w:lang w:eastAsia="en-GB"/>
        </w:rPr>
        <w:t>5</w:t>
      </w:r>
      <w:r w:rsidRPr="008314ED">
        <w:rPr>
          <w:rFonts w:ascii="Calibri" w:cs="Calibri"/>
          <w:snapToGrid/>
          <w:lang w:eastAsia="en-GB"/>
        </w:rPr>
        <w:t>(1–4), 23–27.</w:t>
      </w:r>
    </w:p>
    <w:p w14:paraId="2242D4C5"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Sekulić, A., </w:t>
      </w:r>
      <w:proofErr w:type="spellStart"/>
      <w:r w:rsidRPr="008314ED">
        <w:rPr>
          <w:rFonts w:ascii="Calibri" w:cs="Calibri"/>
          <w:snapToGrid/>
          <w:lang w:eastAsia="en-GB"/>
        </w:rPr>
        <w:t>Kilibarda</w:t>
      </w:r>
      <w:proofErr w:type="spellEnd"/>
      <w:r w:rsidRPr="008314ED">
        <w:rPr>
          <w:rFonts w:ascii="Calibri" w:cs="Calibri"/>
          <w:snapToGrid/>
          <w:lang w:eastAsia="en-GB"/>
        </w:rPr>
        <w:t xml:space="preserve">, M., Protić, D., Tadić, M. P., &amp; </w:t>
      </w:r>
      <w:proofErr w:type="spellStart"/>
      <w:r w:rsidRPr="008314ED">
        <w:rPr>
          <w:rFonts w:ascii="Calibri" w:cs="Calibri"/>
          <w:snapToGrid/>
          <w:lang w:eastAsia="en-GB"/>
        </w:rPr>
        <w:t>Bajat</w:t>
      </w:r>
      <w:proofErr w:type="spellEnd"/>
      <w:r w:rsidRPr="008314ED">
        <w:rPr>
          <w:rFonts w:ascii="Calibri" w:cs="Calibri"/>
          <w:snapToGrid/>
          <w:lang w:eastAsia="en-GB"/>
        </w:rPr>
        <w:t xml:space="preserve">, B. (2020). </w:t>
      </w:r>
      <w:proofErr w:type="spellStart"/>
      <w:r w:rsidRPr="008314ED">
        <w:rPr>
          <w:rFonts w:ascii="Calibri" w:cs="Calibri"/>
          <w:snapToGrid/>
          <w:lang w:eastAsia="en-GB"/>
        </w:rPr>
        <w:t>Spatio</w:t>
      </w:r>
      <w:proofErr w:type="spellEnd"/>
      <w:r w:rsidRPr="008314ED">
        <w:rPr>
          <w:rFonts w:ascii="Calibri" w:cs="Calibri"/>
          <w:snapToGrid/>
          <w:lang w:eastAsia="en-GB"/>
        </w:rPr>
        <w:t xml:space="preserve">-temporal regression kriging model of mean daily temperature for Croatia. </w:t>
      </w:r>
      <w:r w:rsidRPr="008314ED">
        <w:rPr>
          <w:rFonts w:ascii="Calibri" w:cs="Calibri"/>
          <w:i/>
          <w:iCs/>
          <w:snapToGrid/>
          <w:lang w:eastAsia="en-GB"/>
        </w:rPr>
        <w:t>Theoretical and Applied Climatology</w:t>
      </w:r>
      <w:r w:rsidRPr="008314ED">
        <w:rPr>
          <w:rFonts w:ascii="Calibri" w:cs="Calibri"/>
          <w:snapToGrid/>
          <w:lang w:eastAsia="en-GB"/>
        </w:rPr>
        <w:t xml:space="preserve">, </w:t>
      </w:r>
      <w:r w:rsidRPr="008314ED">
        <w:rPr>
          <w:rFonts w:ascii="Calibri" w:cs="Calibri"/>
          <w:i/>
          <w:iCs/>
          <w:snapToGrid/>
          <w:lang w:eastAsia="en-GB"/>
        </w:rPr>
        <w:t>140</w:t>
      </w:r>
      <w:r w:rsidRPr="008314ED">
        <w:rPr>
          <w:rFonts w:ascii="Calibri" w:cs="Calibri"/>
          <w:snapToGrid/>
          <w:lang w:eastAsia="en-GB"/>
        </w:rPr>
        <w:t>(1), 101–114. https://doi.org/10.1007/s00704-019-03077-3</w:t>
      </w:r>
    </w:p>
    <w:p w14:paraId="78E951F2"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Signer, J., </w:t>
      </w:r>
      <w:proofErr w:type="spellStart"/>
      <w:r w:rsidRPr="008314ED">
        <w:rPr>
          <w:rFonts w:ascii="Calibri" w:cs="Calibri"/>
          <w:snapToGrid/>
          <w:lang w:eastAsia="en-GB"/>
        </w:rPr>
        <w:t>Fieberg</w:t>
      </w:r>
      <w:proofErr w:type="spellEnd"/>
      <w:r w:rsidRPr="008314ED">
        <w:rPr>
          <w:rFonts w:ascii="Calibri" w:cs="Calibri"/>
          <w:snapToGrid/>
          <w:lang w:eastAsia="en-GB"/>
        </w:rPr>
        <w:t xml:space="preserve">, J., &amp; Avgar, T. (2019). Animal movement tools (amt): R package for managing tracking data and conducting habitat selection analyses. </w:t>
      </w:r>
      <w:r w:rsidRPr="008314ED">
        <w:rPr>
          <w:rFonts w:ascii="Calibri" w:cs="Calibri"/>
          <w:i/>
          <w:iCs/>
          <w:snapToGrid/>
          <w:lang w:eastAsia="en-GB"/>
        </w:rPr>
        <w:t>Ecology and Evolution</w:t>
      </w:r>
      <w:r w:rsidRPr="008314ED">
        <w:rPr>
          <w:rFonts w:ascii="Calibri" w:cs="Calibri"/>
          <w:snapToGrid/>
          <w:lang w:eastAsia="en-GB"/>
        </w:rPr>
        <w:t xml:space="preserve">, </w:t>
      </w:r>
      <w:r w:rsidRPr="008314ED">
        <w:rPr>
          <w:rFonts w:ascii="Calibri" w:cs="Calibri"/>
          <w:i/>
          <w:iCs/>
          <w:snapToGrid/>
          <w:lang w:eastAsia="en-GB"/>
        </w:rPr>
        <w:t>9</w:t>
      </w:r>
      <w:r w:rsidRPr="008314ED">
        <w:rPr>
          <w:rFonts w:ascii="Calibri" w:cs="Calibri"/>
          <w:snapToGrid/>
          <w:lang w:eastAsia="en-GB"/>
        </w:rPr>
        <w:t>(2), 880–890. https://doi.org/10.1002/ece3.4823</w:t>
      </w:r>
    </w:p>
    <w:p w14:paraId="29F99C96"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Støen, O.-G., Neumann, W., Ericsson, G., Swenson, J., </w:t>
      </w:r>
      <w:proofErr w:type="spellStart"/>
      <w:r w:rsidRPr="008314ED">
        <w:rPr>
          <w:rFonts w:ascii="Calibri" w:cs="Calibri"/>
          <w:snapToGrid/>
          <w:lang w:eastAsia="en-GB"/>
        </w:rPr>
        <w:t>Dettki</w:t>
      </w:r>
      <w:proofErr w:type="spellEnd"/>
      <w:r w:rsidRPr="008314ED">
        <w:rPr>
          <w:rFonts w:ascii="Calibri" w:cs="Calibri"/>
          <w:snapToGrid/>
          <w:lang w:eastAsia="en-GB"/>
        </w:rPr>
        <w:t xml:space="preserve">, H., Kindberg, J., &amp; Nellemann, C. (2010). Behavioural response of moose Alces </w:t>
      </w:r>
      <w:proofErr w:type="spellStart"/>
      <w:r w:rsidRPr="008314ED">
        <w:rPr>
          <w:rFonts w:ascii="Calibri" w:cs="Calibri"/>
          <w:snapToGrid/>
          <w:lang w:eastAsia="en-GB"/>
        </w:rPr>
        <w:t>alces</w:t>
      </w:r>
      <w:proofErr w:type="spellEnd"/>
      <w:r w:rsidRPr="008314ED">
        <w:rPr>
          <w:rFonts w:ascii="Calibri" w:cs="Calibri"/>
          <w:snapToGrid/>
          <w:lang w:eastAsia="en-GB"/>
        </w:rPr>
        <w:t xml:space="preserve"> and brown bears Ursus arctos to direct helicopter approach by researchers. </w:t>
      </w:r>
      <w:r w:rsidRPr="008314ED">
        <w:rPr>
          <w:rFonts w:ascii="Calibri" w:cs="Calibri"/>
          <w:i/>
          <w:iCs/>
          <w:snapToGrid/>
          <w:lang w:eastAsia="en-GB"/>
        </w:rPr>
        <w:t>Wildlife Biology</w:t>
      </w:r>
      <w:r w:rsidRPr="008314ED">
        <w:rPr>
          <w:rFonts w:ascii="Calibri" w:cs="Calibri"/>
          <w:snapToGrid/>
          <w:lang w:eastAsia="en-GB"/>
        </w:rPr>
        <w:t xml:space="preserve">, </w:t>
      </w:r>
      <w:r w:rsidRPr="008314ED">
        <w:rPr>
          <w:rFonts w:ascii="Calibri" w:cs="Calibri"/>
          <w:i/>
          <w:iCs/>
          <w:snapToGrid/>
          <w:lang w:eastAsia="en-GB"/>
        </w:rPr>
        <w:t>16</w:t>
      </w:r>
      <w:r w:rsidRPr="008314ED">
        <w:rPr>
          <w:rFonts w:ascii="Calibri" w:cs="Calibri"/>
          <w:snapToGrid/>
          <w:lang w:eastAsia="en-GB"/>
        </w:rPr>
        <w:t>, 292–300. https://doi.org/10.2981/09-041</w:t>
      </w:r>
    </w:p>
    <w:p w14:paraId="67F90114"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Stokkan, K.-A., Van Oort, B. E. H., Tyler, N. J. C., &amp; Loudon, A. S. I. (2007). Adaptations for life in the Arctic: Evidence that melatonin rhythms in reindeer are not driven by a circadian oscillator but remain acutely sensitive to environmental photoperiod. </w:t>
      </w:r>
      <w:r w:rsidRPr="008314ED">
        <w:rPr>
          <w:rFonts w:ascii="Calibri" w:cs="Calibri"/>
          <w:i/>
          <w:iCs/>
          <w:snapToGrid/>
          <w:lang w:eastAsia="en-GB"/>
        </w:rPr>
        <w:t>Journal of Pineal Research</w:t>
      </w:r>
      <w:r w:rsidRPr="008314ED">
        <w:rPr>
          <w:rFonts w:ascii="Calibri" w:cs="Calibri"/>
          <w:snapToGrid/>
          <w:lang w:eastAsia="en-GB"/>
        </w:rPr>
        <w:t xml:space="preserve">, </w:t>
      </w:r>
      <w:r w:rsidRPr="008314ED">
        <w:rPr>
          <w:rFonts w:ascii="Calibri" w:cs="Calibri"/>
          <w:i/>
          <w:iCs/>
          <w:snapToGrid/>
          <w:lang w:eastAsia="en-GB"/>
        </w:rPr>
        <w:t>43</w:t>
      </w:r>
      <w:r w:rsidRPr="008314ED">
        <w:rPr>
          <w:rFonts w:ascii="Calibri" w:cs="Calibri"/>
          <w:snapToGrid/>
          <w:lang w:eastAsia="en-GB"/>
        </w:rPr>
        <w:t>(3), 289–293. https://doi.org/10.1111/j.1600-079X.2007.00476.x</w:t>
      </w:r>
    </w:p>
    <w:p w14:paraId="56AB4D42"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Swedish Forest Agency (</w:t>
      </w:r>
      <w:proofErr w:type="spellStart"/>
      <w:r w:rsidRPr="008314ED">
        <w:rPr>
          <w:rFonts w:ascii="Calibri" w:cs="Calibri"/>
          <w:snapToGrid/>
          <w:lang w:eastAsia="en-GB"/>
        </w:rPr>
        <w:t>Skogsstyrelsen</w:t>
      </w:r>
      <w:proofErr w:type="spellEnd"/>
      <w:r w:rsidRPr="008314ED">
        <w:rPr>
          <w:rFonts w:ascii="Calibri" w:cs="Calibri"/>
          <w:snapToGrid/>
          <w:lang w:eastAsia="en-GB"/>
        </w:rPr>
        <w:t xml:space="preserve">). (2024). </w:t>
      </w:r>
      <w:r w:rsidRPr="008314ED">
        <w:rPr>
          <w:rFonts w:ascii="Calibri" w:cs="Calibri"/>
          <w:i/>
          <w:iCs/>
          <w:snapToGrid/>
          <w:lang w:eastAsia="en-GB"/>
        </w:rPr>
        <w:t>Digital Open Forest Data</w:t>
      </w:r>
      <w:r w:rsidRPr="008314ED">
        <w:rPr>
          <w:rFonts w:ascii="Calibri" w:cs="Calibri"/>
          <w:snapToGrid/>
          <w:lang w:eastAsia="en-GB"/>
        </w:rPr>
        <w:t>. https://www.skogsstyrelsen.se/en/digital-open-forest-data/</w:t>
      </w:r>
    </w:p>
    <w:p w14:paraId="04BFB386"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lastRenderedPageBreak/>
        <w:t xml:space="preserve">Swedish Meteorological and Hydrological Institute (SMHI). (2022). </w:t>
      </w:r>
      <w:r w:rsidRPr="008314ED">
        <w:rPr>
          <w:rFonts w:ascii="Calibri" w:cs="Calibri"/>
          <w:i/>
          <w:iCs/>
          <w:snapToGrid/>
          <w:lang w:eastAsia="en-GB"/>
        </w:rPr>
        <w:t>SMHI Open Data API documentation: Meteorological observations</w:t>
      </w:r>
      <w:r w:rsidRPr="008314ED">
        <w:rPr>
          <w:rFonts w:ascii="Calibri" w:cs="Calibri"/>
          <w:snapToGrid/>
          <w:lang w:eastAsia="en-GB"/>
        </w:rPr>
        <w:t>. https://opendata.smhi.se/apidocs/metobs/</w:t>
      </w:r>
    </w:p>
    <w:p w14:paraId="4956C74A"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Team, T. P. D. (2024). </w:t>
      </w:r>
      <w:proofErr w:type="spellStart"/>
      <w:r w:rsidRPr="008314ED">
        <w:rPr>
          <w:rFonts w:ascii="Calibri" w:cs="Calibri"/>
          <w:i/>
          <w:iCs/>
          <w:snapToGrid/>
          <w:lang w:eastAsia="en-GB"/>
        </w:rPr>
        <w:t>PostGIS</w:t>
      </w:r>
      <w:proofErr w:type="spellEnd"/>
      <w:r w:rsidRPr="008314ED">
        <w:rPr>
          <w:rFonts w:ascii="Calibri" w:cs="Calibri"/>
          <w:i/>
          <w:iCs/>
          <w:snapToGrid/>
          <w:lang w:eastAsia="en-GB"/>
        </w:rPr>
        <w:t>: Spatial and Geographic Objects for PostgreSQL</w:t>
      </w:r>
      <w:r w:rsidRPr="008314ED">
        <w:rPr>
          <w:rFonts w:ascii="Calibri" w:cs="Calibri"/>
          <w:snapToGrid/>
          <w:lang w:eastAsia="en-GB"/>
        </w:rPr>
        <w:t>. https://postgis.net</w:t>
      </w:r>
    </w:p>
    <w:p w14:paraId="212830C9"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Therneau</w:t>
      </w:r>
      <w:proofErr w:type="spellEnd"/>
      <w:r w:rsidRPr="008314ED">
        <w:rPr>
          <w:rFonts w:ascii="Calibri" w:cs="Calibri"/>
          <w:snapToGrid/>
          <w:lang w:eastAsia="en-GB"/>
        </w:rPr>
        <w:t xml:space="preserve">, T. M. (2024). </w:t>
      </w:r>
      <w:r w:rsidRPr="008314ED">
        <w:rPr>
          <w:rFonts w:ascii="Calibri" w:cs="Calibri"/>
          <w:i/>
          <w:iCs/>
          <w:snapToGrid/>
          <w:lang w:eastAsia="en-GB"/>
        </w:rPr>
        <w:t>A Package for Survival Analysis in R</w:t>
      </w:r>
      <w:r w:rsidRPr="008314ED">
        <w:rPr>
          <w:rFonts w:ascii="Calibri" w:cs="Calibri"/>
          <w:snapToGrid/>
          <w:lang w:eastAsia="en-GB"/>
        </w:rPr>
        <w:t>. https://CRAN.R-project.org/package=survival</w:t>
      </w:r>
    </w:p>
    <w:p w14:paraId="1DE44CC3"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Thompson, D. P., Crouse, J. A., Jaques, S., &amp; Barboza, P. S. (2020). Redefining physiological responses of moose (Alces alces) to warm environmental conditions. </w:t>
      </w:r>
      <w:r w:rsidRPr="008314ED">
        <w:rPr>
          <w:rFonts w:ascii="Calibri" w:cs="Calibri"/>
          <w:i/>
          <w:iCs/>
          <w:snapToGrid/>
          <w:lang w:eastAsia="en-GB"/>
        </w:rPr>
        <w:t>Journal of Thermal Biology</w:t>
      </w:r>
      <w:r w:rsidRPr="008314ED">
        <w:rPr>
          <w:rFonts w:ascii="Calibri" w:cs="Calibri"/>
          <w:snapToGrid/>
          <w:lang w:eastAsia="en-GB"/>
        </w:rPr>
        <w:t xml:space="preserve">, </w:t>
      </w:r>
      <w:r w:rsidRPr="008314ED">
        <w:rPr>
          <w:rFonts w:ascii="Calibri" w:cs="Calibri"/>
          <w:i/>
          <w:iCs/>
          <w:snapToGrid/>
          <w:lang w:eastAsia="en-GB"/>
        </w:rPr>
        <w:t>90</w:t>
      </w:r>
      <w:r w:rsidRPr="008314ED">
        <w:rPr>
          <w:rFonts w:ascii="Calibri" w:cs="Calibri"/>
          <w:snapToGrid/>
          <w:lang w:eastAsia="en-GB"/>
        </w:rPr>
        <w:t>, 102581. https://doi.org/10.1016/j.jtherbio.2020.102581</w:t>
      </w:r>
    </w:p>
    <w:p w14:paraId="5A61A217"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Thurfjell</w:t>
      </w:r>
      <w:proofErr w:type="spellEnd"/>
      <w:r w:rsidRPr="008314ED">
        <w:rPr>
          <w:rFonts w:ascii="Calibri" w:cs="Calibri"/>
          <w:snapToGrid/>
          <w:lang w:eastAsia="en-GB"/>
        </w:rPr>
        <w:t xml:space="preserve">, H., </w:t>
      </w:r>
      <w:proofErr w:type="spellStart"/>
      <w:r w:rsidRPr="008314ED">
        <w:rPr>
          <w:rFonts w:ascii="Calibri" w:cs="Calibri"/>
          <w:snapToGrid/>
          <w:lang w:eastAsia="en-GB"/>
        </w:rPr>
        <w:t>Ciuti</w:t>
      </w:r>
      <w:proofErr w:type="spellEnd"/>
      <w:r w:rsidRPr="008314ED">
        <w:rPr>
          <w:rFonts w:ascii="Calibri" w:cs="Calibri"/>
          <w:snapToGrid/>
          <w:lang w:eastAsia="en-GB"/>
        </w:rPr>
        <w:t xml:space="preserve">, S., &amp; Boyce, M. S. (2014). Applications of step-selection functions in ecology and conservation. </w:t>
      </w:r>
      <w:r w:rsidRPr="008314ED">
        <w:rPr>
          <w:rFonts w:ascii="Calibri" w:cs="Calibri"/>
          <w:i/>
          <w:iCs/>
          <w:snapToGrid/>
          <w:lang w:eastAsia="en-GB"/>
        </w:rPr>
        <w:t>Movement Ecology</w:t>
      </w:r>
      <w:r w:rsidRPr="008314ED">
        <w:rPr>
          <w:rFonts w:ascii="Calibri" w:cs="Calibri"/>
          <w:snapToGrid/>
          <w:lang w:eastAsia="en-GB"/>
        </w:rPr>
        <w:t xml:space="preserve">, </w:t>
      </w:r>
      <w:r w:rsidRPr="008314ED">
        <w:rPr>
          <w:rFonts w:ascii="Calibri" w:cs="Calibri"/>
          <w:i/>
          <w:iCs/>
          <w:snapToGrid/>
          <w:lang w:eastAsia="en-GB"/>
        </w:rPr>
        <w:t>2</w:t>
      </w:r>
      <w:r w:rsidRPr="008314ED">
        <w:rPr>
          <w:rFonts w:ascii="Calibri" w:cs="Calibri"/>
          <w:snapToGrid/>
          <w:lang w:eastAsia="en-GB"/>
        </w:rPr>
        <w:t>(1), 4. https://doi.org/10.1186/2051-3933-2-4</w:t>
      </w:r>
    </w:p>
    <w:p w14:paraId="6E94309B" w14:textId="77777777" w:rsidR="008314ED" w:rsidRPr="00BF1452" w:rsidRDefault="008314ED" w:rsidP="006C5FB4">
      <w:pPr>
        <w:pStyle w:val="Bibliography"/>
        <w:spacing w:line="276" w:lineRule="auto"/>
        <w:rPr>
          <w:rFonts w:ascii="Calibri" w:cs="Calibri"/>
          <w:snapToGrid/>
          <w:lang w:val="nl-NL" w:eastAsia="en-GB"/>
        </w:rPr>
      </w:pPr>
      <w:r w:rsidRPr="008314ED">
        <w:rPr>
          <w:rFonts w:ascii="Calibri" w:cs="Calibri"/>
          <w:snapToGrid/>
          <w:lang w:eastAsia="en-GB"/>
        </w:rPr>
        <w:t xml:space="preserve">van Beest, F. M., &amp; Milner, J. M. (2013). Behavioural responses to thermal conditions affect seasonal mass change in a heat-sensitive northern ungulate. </w:t>
      </w:r>
      <w:proofErr w:type="spellStart"/>
      <w:r w:rsidRPr="00BF1452">
        <w:rPr>
          <w:rFonts w:ascii="Calibri" w:cs="Calibri"/>
          <w:i/>
          <w:iCs/>
          <w:snapToGrid/>
          <w:lang w:val="nl-NL" w:eastAsia="en-GB"/>
        </w:rPr>
        <w:t>PloS</w:t>
      </w:r>
      <w:proofErr w:type="spellEnd"/>
      <w:r w:rsidRPr="00BF1452">
        <w:rPr>
          <w:rFonts w:ascii="Calibri" w:cs="Calibri"/>
          <w:i/>
          <w:iCs/>
          <w:snapToGrid/>
          <w:lang w:val="nl-NL" w:eastAsia="en-GB"/>
        </w:rPr>
        <w:t xml:space="preserve"> </w:t>
      </w:r>
      <w:proofErr w:type="spellStart"/>
      <w:r w:rsidRPr="00BF1452">
        <w:rPr>
          <w:rFonts w:ascii="Calibri" w:cs="Calibri"/>
          <w:i/>
          <w:iCs/>
          <w:snapToGrid/>
          <w:lang w:val="nl-NL" w:eastAsia="en-GB"/>
        </w:rPr>
        <w:t>One</w:t>
      </w:r>
      <w:proofErr w:type="spellEnd"/>
      <w:r w:rsidRPr="00BF1452">
        <w:rPr>
          <w:rFonts w:ascii="Calibri" w:cs="Calibri"/>
          <w:snapToGrid/>
          <w:lang w:val="nl-NL" w:eastAsia="en-GB"/>
        </w:rPr>
        <w:t xml:space="preserve">, </w:t>
      </w:r>
      <w:r w:rsidRPr="00BF1452">
        <w:rPr>
          <w:rFonts w:ascii="Calibri" w:cs="Calibri"/>
          <w:i/>
          <w:iCs/>
          <w:snapToGrid/>
          <w:lang w:val="nl-NL" w:eastAsia="en-GB"/>
        </w:rPr>
        <w:t>8</w:t>
      </w:r>
      <w:r w:rsidRPr="00BF1452">
        <w:rPr>
          <w:rFonts w:ascii="Calibri" w:cs="Calibri"/>
          <w:snapToGrid/>
          <w:lang w:val="nl-NL" w:eastAsia="en-GB"/>
        </w:rPr>
        <w:t xml:space="preserve">(6), e65972. </w:t>
      </w:r>
      <w:proofErr w:type="gramStart"/>
      <w:r w:rsidRPr="00BF1452">
        <w:rPr>
          <w:rFonts w:ascii="Calibri" w:cs="Calibri"/>
          <w:snapToGrid/>
          <w:lang w:val="nl-NL" w:eastAsia="en-GB"/>
        </w:rPr>
        <w:t>https://doi.org/10.1371/journal.pone.0065972</w:t>
      </w:r>
      <w:proofErr w:type="gramEnd"/>
    </w:p>
    <w:p w14:paraId="4619ABDC" w14:textId="77777777" w:rsidR="008314ED" w:rsidRPr="008314ED" w:rsidRDefault="008314ED" w:rsidP="006C5FB4">
      <w:pPr>
        <w:pStyle w:val="Bibliography"/>
        <w:spacing w:line="276" w:lineRule="auto"/>
        <w:rPr>
          <w:rFonts w:ascii="Calibri" w:cs="Calibri"/>
          <w:snapToGrid/>
          <w:lang w:eastAsia="en-GB"/>
        </w:rPr>
      </w:pPr>
      <w:proofErr w:type="gramStart"/>
      <w:r w:rsidRPr="00BF1452">
        <w:rPr>
          <w:rFonts w:ascii="Calibri" w:cs="Calibri"/>
          <w:snapToGrid/>
          <w:lang w:val="nl-NL" w:eastAsia="en-GB"/>
        </w:rPr>
        <w:t>van</w:t>
      </w:r>
      <w:proofErr w:type="gramEnd"/>
      <w:r w:rsidRPr="00BF1452">
        <w:rPr>
          <w:rFonts w:ascii="Calibri" w:cs="Calibri"/>
          <w:snapToGrid/>
          <w:lang w:val="nl-NL" w:eastAsia="en-GB"/>
        </w:rPr>
        <w:t xml:space="preserve"> Beest, F. M., Van </w:t>
      </w:r>
      <w:proofErr w:type="spellStart"/>
      <w:r w:rsidRPr="00BF1452">
        <w:rPr>
          <w:rFonts w:ascii="Calibri" w:cs="Calibri"/>
          <w:snapToGrid/>
          <w:lang w:val="nl-NL" w:eastAsia="en-GB"/>
        </w:rPr>
        <w:t>Moorter</w:t>
      </w:r>
      <w:proofErr w:type="spellEnd"/>
      <w:r w:rsidRPr="00BF1452">
        <w:rPr>
          <w:rFonts w:ascii="Calibri" w:cs="Calibri"/>
          <w:snapToGrid/>
          <w:lang w:val="nl-NL" w:eastAsia="en-GB"/>
        </w:rPr>
        <w:t xml:space="preserve">, B., &amp; </w:t>
      </w:r>
      <w:proofErr w:type="spellStart"/>
      <w:r w:rsidRPr="00BF1452">
        <w:rPr>
          <w:rFonts w:ascii="Calibri" w:cs="Calibri"/>
          <w:snapToGrid/>
          <w:lang w:val="nl-NL" w:eastAsia="en-GB"/>
        </w:rPr>
        <w:t>Milner</w:t>
      </w:r>
      <w:proofErr w:type="spellEnd"/>
      <w:r w:rsidRPr="00BF1452">
        <w:rPr>
          <w:rFonts w:ascii="Calibri" w:cs="Calibri"/>
          <w:snapToGrid/>
          <w:lang w:val="nl-NL" w:eastAsia="en-GB"/>
        </w:rPr>
        <w:t xml:space="preserve">, J. M. (2012). </w:t>
      </w:r>
      <w:r w:rsidRPr="008314ED">
        <w:rPr>
          <w:rFonts w:ascii="Calibri" w:cs="Calibri"/>
          <w:snapToGrid/>
          <w:lang w:eastAsia="en-GB"/>
        </w:rPr>
        <w:t xml:space="preserve">Temperature-mediated habitat use and selection by a heat-sensitive northern ungulate. </w:t>
      </w:r>
      <w:r w:rsidRPr="008314ED">
        <w:rPr>
          <w:rFonts w:ascii="Calibri" w:cs="Calibri"/>
          <w:i/>
          <w:iCs/>
          <w:snapToGrid/>
          <w:lang w:eastAsia="en-GB"/>
        </w:rPr>
        <w:t>Animal Behaviour</w:t>
      </w:r>
      <w:r w:rsidRPr="008314ED">
        <w:rPr>
          <w:rFonts w:ascii="Calibri" w:cs="Calibri"/>
          <w:snapToGrid/>
          <w:lang w:eastAsia="en-GB"/>
        </w:rPr>
        <w:t xml:space="preserve">, </w:t>
      </w:r>
      <w:r w:rsidRPr="008314ED">
        <w:rPr>
          <w:rFonts w:ascii="Calibri" w:cs="Calibri"/>
          <w:i/>
          <w:iCs/>
          <w:snapToGrid/>
          <w:lang w:eastAsia="en-GB"/>
        </w:rPr>
        <w:t>84</w:t>
      </w:r>
      <w:r w:rsidRPr="008314ED">
        <w:rPr>
          <w:rFonts w:ascii="Calibri" w:cs="Calibri"/>
          <w:snapToGrid/>
          <w:lang w:eastAsia="en-GB"/>
        </w:rPr>
        <w:t>(3), 723–735. https://doi.org/10.1016/j.anbehav.2012.06.032</w:t>
      </w:r>
    </w:p>
    <w:p w14:paraId="61E2F302"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van Oort, B. E. H., Tyler, N. J. C., </w:t>
      </w:r>
      <w:proofErr w:type="spellStart"/>
      <w:r w:rsidRPr="008314ED">
        <w:rPr>
          <w:rFonts w:ascii="Calibri" w:cs="Calibri"/>
          <w:snapToGrid/>
          <w:lang w:eastAsia="en-GB"/>
        </w:rPr>
        <w:t>Gerkema</w:t>
      </w:r>
      <w:proofErr w:type="spellEnd"/>
      <w:r w:rsidRPr="008314ED">
        <w:rPr>
          <w:rFonts w:ascii="Calibri" w:cs="Calibri"/>
          <w:snapToGrid/>
          <w:lang w:eastAsia="en-GB"/>
        </w:rPr>
        <w:t xml:space="preserve">, M. P., </w:t>
      </w:r>
      <w:proofErr w:type="spellStart"/>
      <w:r w:rsidRPr="008314ED">
        <w:rPr>
          <w:rFonts w:ascii="Calibri" w:cs="Calibri"/>
          <w:snapToGrid/>
          <w:lang w:eastAsia="en-GB"/>
        </w:rPr>
        <w:t>Folkow</w:t>
      </w:r>
      <w:proofErr w:type="spellEnd"/>
      <w:r w:rsidRPr="008314ED">
        <w:rPr>
          <w:rFonts w:ascii="Calibri" w:cs="Calibri"/>
          <w:snapToGrid/>
          <w:lang w:eastAsia="en-GB"/>
        </w:rPr>
        <w:t xml:space="preserve">, L., Blix, A. S., &amp; Stokkan, K.-A. (2005). Circadian organization in reindeer. </w:t>
      </w:r>
      <w:r w:rsidRPr="008314ED">
        <w:rPr>
          <w:rFonts w:ascii="Calibri" w:cs="Calibri"/>
          <w:i/>
          <w:iCs/>
          <w:snapToGrid/>
          <w:lang w:eastAsia="en-GB"/>
        </w:rPr>
        <w:t>Nature</w:t>
      </w:r>
      <w:r w:rsidRPr="008314ED">
        <w:rPr>
          <w:rFonts w:ascii="Calibri" w:cs="Calibri"/>
          <w:snapToGrid/>
          <w:lang w:eastAsia="en-GB"/>
        </w:rPr>
        <w:t xml:space="preserve">, </w:t>
      </w:r>
      <w:r w:rsidRPr="008314ED">
        <w:rPr>
          <w:rFonts w:ascii="Calibri" w:cs="Calibri"/>
          <w:i/>
          <w:iCs/>
          <w:snapToGrid/>
          <w:lang w:eastAsia="en-GB"/>
        </w:rPr>
        <w:t>438</w:t>
      </w:r>
      <w:r w:rsidRPr="008314ED">
        <w:rPr>
          <w:rFonts w:ascii="Calibri" w:cs="Calibri"/>
          <w:snapToGrid/>
          <w:lang w:eastAsia="en-GB"/>
        </w:rPr>
        <w:t>(7071), 1095–1096. https://doi.org/10.1038/4381095a</w:t>
      </w:r>
    </w:p>
    <w:p w14:paraId="5A9176A1"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Vazquez, C., Rowcliffe, J. M., Spoelstra, K., &amp; Jansen, P. A. (2019). Comparing diel activity patterns of wildlife across latitudes and seasons: Time transformations using day length. </w:t>
      </w:r>
      <w:r w:rsidRPr="008314ED">
        <w:rPr>
          <w:rFonts w:ascii="Calibri" w:cs="Calibri"/>
          <w:i/>
          <w:iCs/>
          <w:snapToGrid/>
          <w:lang w:eastAsia="en-GB"/>
        </w:rPr>
        <w:t>Methods in Ecology and Evolution</w:t>
      </w:r>
      <w:r w:rsidRPr="008314ED">
        <w:rPr>
          <w:rFonts w:ascii="Calibri" w:cs="Calibri"/>
          <w:snapToGrid/>
          <w:lang w:eastAsia="en-GB"/>
        </w:rPr>
        <w:t xml:space="preserve">, </w:t>
      </w:r>
      <w:r w:rsidRPr="008314ED">
        <w:rPr>
          <w:rFonts w:ascii="Calibri" w:cs="Calibri"/>
          <w:i/>
          <w:iCs/>
          <w:snapToGrid/>
          <w:lang w:eastAsia="en-GB"/>
        </w:rPr>
        <w:t>10</w:t>
      </w:r>
      <w:r w:rsidRPr="008314ED">
        <w:rPr>
          <w:rFonts w:ascii="Calibri" w:cs="Calibri"/>
          <w:snapToGrid/>
          <w:lang w:eastAsia="en-GB"/>
        </w:rPr>
        <w:t>(12), 2057–2066. https://doi.org/10.1111/2041-210X.13290</w:t>
      </w:r>
    </w:p>
    <w:p w14:paraId="1980F5B4" w14:textId="77777777" w:rsidR="008314ED" w:rsidRPr="008314ED" w:rsidRDefault="008314ED" w:rsidP="006C5FB4">
      <w:pPr>
        <w:pStyle w:val="Bibliography"/>
        <w:spacing w:line="276" w:lineRule="auto"/>
        <w:rPr>
          <w:rFonts w:ascii="Calibri" w:cs="Calibri"/>
          <w:snapToGrid/>
          <w:lang w:eastAsia="en-GB"/>
        </w:rPr>
      </w:pPr>
      <w:proofErr w:type="spellStart"/>
      <w:r w:rsidRPr="008314ED">
        <w:rPr>
          <w:rFonts w:ascii="Calibri" w:cs="Calibri"/>
          <w:snapToGrid/>
          <w:lang w:eastAsia="en-GB"/>
        </w:rPr>
        <w:t>Verzuh</w:t>
      </w:r>
      <w:proofErr w:type="spellEnd"/>
      <w:r w:rsidRPr="008314ED">
        <w:rPr>
          <w:rFonts w:ascii="Calibri" w:cs="Calibri"/>
          <w:snapToGrid/>
          <w:lang w:eastAsia="en-GB"/>
        </w:rPr>
        <w:t xml:space="preserve">, T. L., Rogers, S. A., Mathewson, P. D., May, A., Porter, W. P., Class, C., Knox, L., </w:t>
      </w:r>
      <w:proofErr w:type="spellStart"/>
      <w:r w:rsidRPr="008314ED">
        <w:rPr>
          <w:rFonts w:ascii="Calibri" w:cs="Calibri"/>
          <w:snapToGrid/>
          <w:lang w:eastAsia="en-GB"/>
        </w:rPr>
        <w:t>Cufaude</w:t>
      </w:r>
      <w:proofErr w:type="spellEnd"/>
      <w:r w:rsidRPr="008314ED">
        <w:rPr>
          <w:rFonts w:ascii="Calibri" w:cs="Calibri"/>
          <w:snapToGrid/>
          <w:lang w:eastAsia="en-GB"/>
        </w:rPr>
        <w:t xml:space="preserve">, T., Hall, L. E., Long, R. A., &amp; Monteith, K. L. (2023). Behavioural responses of a large, heat‐sensitive mammal to climatic </w:t>
      </w:r>
      <w:r w:rsidRPr="008314ED">
        <w:rPr>
          <w:rFonts w:ascii="Calibri" w:cs="Calibri"/>
          <w:snapToGrid/>
          <w:lang w:eastAsia="en-GB"/>
        </w:rPr>
        <w:lastRenderedPageBreak/>
        <w:t xml:space="preserve">variation at multiple spatial scales. </w:t>
      </w:r>
      <w:r w:rsidRPr="008314ED">
        <w:rPr>
          <w:rFonts w:ascii="Calibri" w:cs="Calibri"/>
          <w:i/>
          <w:iCs/>
          <w:snapToGrid/>
          <w:lang w:eastAsia="en-GB"/>
        </w:rPr>
        <w:t>Journal of Animal Ecology</w:t>
      </w:r>
      <w:r w:rsidRPr="008314ED">
        <w:rPr>
          <w:rFonts w:ascii="Calibri" w:cs="Calibri"/>
          <w:snapToGrid/>
          <w:lang w:eastAsia="en-GB"/>
        </w:rPr>
        <w:t xml:space="preserve">, </w:t>
      </w:r>
      <w:r w:rsidRPr="008314ED">
        <w:rPr>
          <w:rFonts w:ascii="Calibri" w:cs="Calibri"/>
          <w:i/>
          <w:iCs/>
          <w:snapToGrid/>
          <w:lang w:eastAsia="en-GB"/>
        </w:rPr>
        <w:t>92</w:t>
      </w:r>
      <w:r w:rsidRPr="008314ED">
        <w:rPr>
          <w:rFonts w:ascii="Calibri" w:cs="Calibri"/>
          <w:snapToGrid/>
          <w:lang w:eastAsia="en-GB"/>
        </w:rPr>
        <w:t>(3), 619–634. https://doi.org/10.1111/1365-2656.13873</w:t>
      </w:r>
    </w:p>
    <w:p w14:paraId="035EAD7F" w14:textId="77777777" w:rsidR="008314ED" w:rsidRPr="008314ED" w:rsidRDefault="008314ED" w:rsidP="006C5FB4">
      <w:pPr>
        <w:pStyle w:val="Bibliography"/>
        <w:spacing w:line="276" w:lineRule="auto"/>
        <w:rPr>
          <w:rFonts w:ascii="Calibri" w:cs="Calibri"/>
          <w:snapToGrid/>
          <w:lang w:eastAsia="en-GB"/>
        </w:rPr>
      </w:pPr>
      <w:r w:rsidRPr="008314ED">
        <w:rPr>
          <w:rFonts w:ascii="Calibri" w:cs="Calibri"/>
          <w:snapToGrid/>
          <w:lang w:eastAsia="en-GB"/>
        </w:rPr>
        <w:t xml:space="preserve">Yang, Y., Wang, P., &amp; Brandenberg, S. J. (2022). An algorithm for generating spatially correlated random fields using Cholesky decomposition and ordinary kriging. </w:t>
      </w:r>
      <w:r w:rsidRPr="008314ED">
        <w:rPr>
          <w:rFonts w:ascii="Calibri" w:cs="Calibri"/>
          <w:i/>
          <w:iCs/>
          <w:snapToGrid/>
          <w:lang w:eastAsia="en-GB"/>
        </w:rPr>
        <w:t>Computers and Geotechnics</w:t>
      </w:r>
      <w:r w:rsidRPr="008314ED">
        <w:rPr>
          <w:rFonts w:ascii="Calibri" w:cs="Calibri"/>
          <w:snapToGrid/>
          <w:lang w:eastAsia="en-GB"/>
        </w:rPr>
        <w:t xml:space="preserve">, </w:t>
      </w:r>
      <w:r w:rsidRPr="008314ED">
        <w:rPr>
          <w:rFonts w:ascii="Calibri" w:cs="Calibri"/>
          <w:i/>
          <w:iCs/>
          <w:snapToGrid/>
          <w:lang w:eastAsia="en-GB"/>
        </w:rPr>
        <w:t>147</w:t>
      </w:r>
      <w:r w:rsidRPr="008314ED">
        <w:rPr>
          <w:rFonts w:ascii="Calibri" w:cs="Calibri"/>
          <w:snapToGrid/>
          <w:lang w:eastAsia="en-GB"/>
        </w:rPr>
        <w:t>, 104783. https://doi.org/10.1016/j.compgeo.2022.104783</w:t>
      </w:r>
    </w:p>
    <w:p w14:paraId="32266D31" w14:textId="62328FF7" w:rsidR="00B40CD9" w:rsidRPr="00B40CD9" w:rsidRDefault="00B40CD9" w:rsidP="006C5FB4">
      <w:pPr>
        <w:pStyle w:val="Bibliography"/>
        <w:spacing w:line="276" w:lineRule="auto"/>
        <w:rPr>
          <w:lang w:val="en-US"/>
        </w:rPr>
      </w:pPr>
      <w:r>
        <w:rPr>
          <w:lang w:val="en-US"/>
        </w:rPr>
        <w:fldChar w:fldCharType="end"/>
      </w:r>
    </w:p>
    <w:p w14:paraId="3FDCA6D1" w14:textId="77777777" w:rsidR="007410FC" w:rsidRPr="00370243" w:rsidRDefault="007410FC" w:rsidP="005C066E">
      <w:pPr>
        <w:pStyle w:val="Heading1"/>
      </w:pPr>
      <w:bookmarkStart w:id="45" w:name="_Toc198864197"/>
      <w:r w:rsidRPr="00370243">
        <w:lastRenderedPageBreak/>
        <w:t>Appendix 1 – Sampling Temperature with Space-Time Regression Kriging</w:t>
      </w:r>
      <w:bookmarkEnd w:id="45"/>
      <w:r w:rsidRPr="00370243">
        <w:t xml:space="preserve"> </w:t>
      </w:r>
    </w:p>
    <w:p w14:paraId="6C4C3077" w14:textId="77777777" w:rsidR="00154E6C" w:rsidRPr="00370243" w:rsidRDefault="002E212E" w:rsidP="00154E6C">
      <w:pPr>
        <w:pStyle w:val="Heading4"/>
        <w:rPr>
          <w:lang w:val="en-US"/>
        </w:rPr>
      </w:pPr>
      <w:r w:rsidRPr="00370243">
        <w:rPr>
          <w:lang w:val="en-US"/>
        </w:rPr>
        <w:t xml:space="preserve"> </w:t>
      </w:r>
      <w:r w:rsidR="00154E6C" w:rsidRPr="00370243">
        <w:rPr>
          <w:lang w:val="en-US"/>
        </w:rPr>
        <w:t>SMHI Mock Database</w:t>
      </w:r>
    </w:p>
    <w:p w14:paraId="41EC4788" w14:textId="0DC7B723" w:rsidR="00154E6C" w:rsidRPr="00370243" w:rsidRDefault="00154E6C" w:rsidP="00154E6C">
      <w:pPr>
        <w:rPr>
          <w:lang w:val="en-US"/>
        </w:rPr>
      </w:pPr>
      <w:r w:rsidRPr="00370243">
        <w:rPr>
          <w:lang w:val="en-US"/>
        </w:rPr>
        <w:t xml:space="preserve">To efficiently handle large volumes of weather data, I implemented a database layer between the client and the SMHI </w:t>
      </w:r>
      <w:proofErr w:type="gramStart"/>
      <w:r w:rsidRPr="00370243">
        <w:rPr>
          <w:lang w:val="en-US"/>
        </w:rPr>
        <w:t>API</w:t>
      </w:r>
      <w:r w:rsidR="00267149" w:rsidRPr="00370243">
        <w:rPr>
          <w:lang w:val="en-US"/>
        </w:rPr>
        <w:t xml:space="preserve"> </w:t>
      </w:r>
      <w:r w:rsidRPr="00370243">
        <w:rPr>
          <w:lang w:val="en-US"/>
        </w:rPr>
        <w:t>.</w:t>
      </w:r>
      <w:proofErr w:type="gramEnd"/>
      <w:r w:rsidRPr="00370243">
        <w:rPr>
          <w:lang w:val="en-US"/>
        </w:rPr>
        <w:t xml:space="preserve"> This layer minimizes redundant API requests and allows for faster querying during analysis. The backend is powered by PostgreSQL 16, extended with </w:t>
      </w:r>
      <w:proofErr w:type="spellStart"/>
      <w:r w:rsidRPr="00370243">
        <w:rPr>
          <w:lang w:val="en-US"/>
        </w:rPr>
        <w:t>PostGIS</w:t>
      </w:r>
      <w:proofErr w:type="spellEnd"/>
      <w:r w:rsidRPr="00370243">
        <w:rPr>
          <w:lang w:val="en-US"/>
        </w:rPr>
        <w:t xml:space="preserve"> to manage spatial vector data. PostgreSQL was chosen for its performance, scalability, and strong support for spatial operations. Data ingestion and querying were handled using Python. I used the requests library to communicate with the SMHI API, and </w:t>
      </w:r>
      <w:proofErr w:type="spellStart"/>
      <w:r w:rsidRPr="00370243">
        <w:rPr>
          <w:lang w:val="en-US"/>
        </w:rPr>
        <w:t>SQLAlchemy</w:t>
      </w:r>
      <w:proofErr w:type="spellEnd"/>
      <w:r w:rsidRPr="00370243">
        <w:rPr>
          <w:lang w:val="en-US"/>
        </w:rPr>
        <w:t xml:space="preserve"> to interface with the PostgreSQL database</w:t>
      </w:r>
      <w:r w:rsidR="003406A3" w:rsidRPr="00370243">
        <w:rPr>
          <w:lang w:val="en-US"/>
        </w:rPr>
        <w:t xml:space="preserve"> </w:t>
      </w:r>
      <w:r w:rsidR="003406A3" w:rsidRPr="00370243">
        <w:rPr>
          <w:lang w:val="en-US"/>
        </w:rPr>
        <w:fldChar w:fldCharType="begin"/>
      </w:r>
      <w:r w:rsidR="001444A7">
        <w:rPr>
          <w:lang w:val="en-US"/>
        </w:rPr>
        <w:instrText xml:space="preserve"> ADDIN ZOTERO_ITEM CSL_CITATION {"citationID":"314FyxNC","properties":{"formattedCitation":"(Bayer, 2024)","plainCitation":"(Bayer, 2024)","dontUpdate":true,"noteIndex":0},"citationItems":[{"id":2080,"uris":["http://zotero.org/users/7559248/items/TVMBDN9I"],"itemData":{"id":2080,"type":"book","title":"SQLAlchemy: The Database Toolkit for Python","URL":"https://www.sqlalchemy.org","author":[{"family":"Bayer","given":"Mike"}],"issued":{"date-parts":[["2024"]]}}}],"schema":"https://github.com/citation-style-language/schema/raw/master/csl-citation.json"} </w:instrText>
      </w:r>
      <w:r w:rsidR="003406A3" w:rsidRPr="00370243">
        <w:rPr>
          <w:lang w:val="en-US"/>
        </w:rPr>
        <w:fldChar w:fldCharType="separate"/>
      </w:r>
      <w:r w:rsidR="00A72E96" w:rsidRPr="00370243">
        <w:rPr>
          <w:noProof/>
          <w:lang w:val="en-US"/>
        </w:rPr>
        <w:t>(Vazquez et al., 2019)</w:t>
      </w:r>
      <w:r w:rsidR="003406A3" w:rsidRPr="00370243">
        <w:rPr>
          <w:lang w:val="en-US"/>
        </w:rPr>
        <w:fldChar w:fldCharType="end"/>
      </w:r>
      <w:r w:rsidRPr="00370243">
        <w:rPr>
          <w:lang w:val="en-US"/>
        </w:rPr>
        <w:t>. This setup allowed me to seed the database with all available SMHI stations once, thereby eliminating the need for repeated API calls during subsequent analyses. Most weather stations in the database recorded temperature either hourly or every three hours. Three-hour intervals were more common in the earlier years of the study period, whereas hourly recordings became more frequent in later years.</w:t>
      </w:r>
    </w:p>
    <w:p w14:paraId="20810174" w14:textId="77777777" w:rsidR="00154E6C" w:rsidRPr="00370243" w:rsidRDefault="00154E6C" w:rsidP="00154E6C">
      <w:pPr>
        <w:pStyle w:val="Heading4"/>
        <w:rPr>
          <w:lang w:val="en-US"/>
        </w:rPr>
      </w:pPr>
      <w:r w:rsidRPr="00370243">
        <w:rPr>
          <w:lang w:val="en-US"/>
        </w:rPr>
        <w:t>Linear Regression Model</w:t>
      </w:r>
    </w:p>
    <w:p w14:paraId="102178D7" w14:textId="77777777" w:rsidR="00154E6C" w:rsidRPr="00370243" w:rsidRDefault="00154E6C" w:rsidP="00154E6C">
      <w:pPr>
        <w:pStyle w:val="Textafterheading"/>
        <w:rPr>
          <w:lang w:val="en-US"/>
        </w:rPr>
      </w:pPr>
      <w:r w:rsidRPr="00370243">
        <w:rPr>
          <w:lang w:val="en-US"/>
        </w:rPr>
        <w:t>As the first step in the kriging workflow, I fitted a linear regression model using all available summer weather data from the study period (2004–2023). This model served to extract residuals that could be interpolated using kriging. The explanatory variables included elevation, the year of measurement, and Growing Temperature Threshold (GTT), which was calculated using the r-</w:t>
      </w:r>
      <w:proofErr w:type="spellStart"/>
      <w:r w:rsidRPr="00370243">
        <w:rPr>
          <w:lang w:val="en-US"/>
        </w:rPr>
        <w:t>meteo</w:t>
      </w:r>
      <w:proofErr w:type="spellEnd"/>
      <w:r w:rsidRPr="00370243">
        <w:rPr>
          <w:lang w:val="en-US"/>
        </w:rPr>
        <w:t xml:space="preserve"> package based on latitude and day of the year. The model accounted for 26.4 percent of the variation in temperature across the temporal window of interest. To assess whether a linear relationship was appropriate, I inspected a Q-Q plot of the residuals. The plot showed approximate normality, with only minor deviations at the higher end of the distribution. This indicated that the model's assumptions were reasonably satisfied. The coefficients of the regression model are shown in Table 1. Elevation had a small but consistent negative effect on temperature, while GTT showed a strong positive relationship. Yearly effects were significant across the entire range, except for the year 2022.</w:t>
      </w:r>
    </w:p>
    <w:p w14:paraId="6F257E55" w14:textId="77777777" w:rsidR="00154E6C" w:rsidRPr="00370243" w:rsidRDefault="00154E6C" w:rsidP="00154E6C">
      <w:pPr>
        <w:rPr>
          <w:lang w:val="en-US"/>
        </w:rPr>
      </w:pPr>
    </w:p>
    <w:tbl>
      <w:tblPr>
        <w:tblStyle w:val="TableGrid"/>
        <w:tblW w:w="0" w:type="auto"/>
        <w:tblLook w:val="04A0" w:firstRow="1" w:lastRow="0" w:firstColumn="1" w:lastColumn="0" w:noHBand="0" w:noVBand="1"/>
      </w:tblPr>
      <w:tblGrid>
        <w:gridCol w:w="1992"/>
        <w:gridCol w:w="1981"/>
        <w:gridCol w:w="1983"/>
        <w:gridCol w:w="1973"/>
      </w:tblGrid>
      <w:tr w:rsidR="00154E6C" w:rsidRPr="00370243" w14:paraId="4807E67F" w14:textId="77777777" w:rsidTr="00650E8D">
        <w:tc>
          <w:tcPr>
            <w:tcW w:w="2036" w:type="dxa"/>
          </w:tcPr>
          <w:p w14:paraId="0C6C85DB" w14:textId="77777777" w:rsidR="00154E6C" w:rsidRPr="00370243" w:rsidRDefault="00154E6C" w:rsidP="00650E8D">
            <w:pPr>
              <w:rPr>
                <w:lang w:val="en-US"/>
              </w:rPr>
            </w:pPr>
            <w:r w:rsidRPr="00370243">
              <w:rPr>
                <w:lang w:val="en-US"/>
              </w:rPr>
              <w:t>Variable name</w:t>
            </w:r>
          </w:p>
        </w:tc>
        <w:tc>
          <w:tcPr>
            <w:tcW w:w="2036" w:type="dxa"/>
          </w:tcPr>
          <w:p w14:paraId="3A57E984" w14:textId="77777777" w:rsidR="00154E6C" w:rsidRPr="00370243" w:rsidRDefault="00154E6C" w:rsidP="00650E8D">
            <w:pPr>
              <w:rPr>
                <w:lang w:val="en-US"/>
              </w:rPr>
            </w:pPr>
            <w:r w:rsidRPr="00370243">
              <w:rPr>
                <w:lang w:val="en-US"/>
              </w:rPr>
              <w:t>B Estimate</w:t>
            </w:r>
          </w:p>
        </w:tc>
        <w:tc>
          <w:tcPr>
            <w:tcW w:w="2037" w:type="dxa"/>
          </w:tcPr>
          <w:p w14:paraId="59A64751" w14:textId="77777777" w:rsidR="00154E6C" w:rsidRPr="00370243" w:rsidRDefault="00154E6C" w:rsidP="00650E8D">
            <w:pPr>
              <w:rPr>
                <w:lang w:val="en-US"/>
              </w:rPr>
            </w:pPr>
            <w:proofErr w:type="spellStart"/>
            <w:r w:rsidRPr="00370243">
              <w:rPr>
                <w:lang w:val="en-US"/>
              </w:rPr>
              <w:t>Std.Error</w:t>
            </w:r>
            <w:proofErr w:type="spellEnd"/>
          </w:p>
        </w:tc>
        <w:tc>
          <w:tcPr>
            <w:tcW w:w="2037" w:type="dxa"/>
          </w:tcPr>
          <w:p w14:paraId="5B0ACA83" w14:textId="77777777" w:rsidR="00154E6C" w:rsidRPr="00370243" w:rsidRDefault="00154E6C" w:rsidP="00650E8D">
            <w:pPr>
              <w:rPr>
                <w:lang w:val="en-US"/>
              </w:rPr>
            </w:pPr>
            <w:r w:rsidRPr="00370243">
              <w:rPr>
                <w:lang w:val="en-US"/>
              </w:rPr>
              <w:t>P-value</w:t>
            </w:r>
          </w:p>
        </w:tc>
      </w:tr>
      <w:tr w:rsidR="00154E6C" w:rsidRPr="00370243" w14:paraId="7A5A5B84" w14:textId="77777777" w:rsidTr="00650E8D">
        <w:tc>
          <w:tcPr>
            <w:tcW w:w="2036" w:type="dxa"/>
          </w:tcPr>
          <w:p w14:paraId="722266FB" w14:textId="77777777" w:rsidR="00154E6C" w:rsidRPr="00370243" w:rsidRDefault="00154E6C" w:rsidP="00650E8D">
            <w:pPr>
              <w:rPr>
                <w:lang w:val="en-US"/>
              </w:rPr>
            </w:pPr>
            <w:r w:rsidRPr="00370243">
              <w:rPr>
                <w:lang w:val="en-US"/>
              </w:rPr>
              <w:t>(Intercept)</w:t>
            </w:r>
          </w:p>
        </w:tc>
        <w:tc>
          <w:tcPr>
            <w:tcW w:w="2036" w:type="dxa"/>
          </w:tcPr>
          <w:p w14:paraId="2CD5AB03" w14:textId="77777777" w:rsidR="00154E6C" w:rsidRPr="00370243" w:rsidRDefault="00154E6C" w:rsidP="00650E8D">
            <w:pPr>
              <w:rPr>
                <w:lang w:val="en-US"/>
              </w:rPr>
            </w:pPr>
            <w:r w:rsidRPr="00370243">
              <w:rPr>
                <w:lang w:val="en-US"/>
              </w:rPr>
              <w:t>6.717</w:t>
            </w:r>
          </w:p>
        </w:tc>
        <w:tc>
          <w:tcPr>
            <w:tcW w:w="2037" w:type="dxa"/>
          </w:tcPr>
          <w:p w14:paraId="1C0E6749" w14:textId="77777777" w:rsidR="00154E6C" w:rsidRPr="00370243" w:rsidRDefault="00154E6C" w:rsidP="00650E8D">
            <w:pPr>
              <w:rPr>
                <w:lang w:val="en-US"/>
              </w:rPr>
            </w:pPr>
            <w:r w:rsidRPr="00370243">
              <w:rPr>
                <w:lang w:val="en-US"/>
              </w:rPr>
              <w:t>1.627e-02</w:t>
            </w:r>
          </w:p>
        </w:tc>
        <w:tc>
          <w:tcPr>
            <w:tcW w:w="2037" w:type="dxa"/>
          </w:tcPr>
          <w:p w14:paraId="6F9D2326" w14:textId="77777777" w:rsidR="00154E6C" w:rsidRPr="00370243" w:rsidRDefault="00154E6C" w:rsidP="00650E8D">
            <w:pPr>
              <w:rPr>
                <w:lang w:val="en-US"/>
              </w:rPr>
            </w:pPr>
            <w:r w:rsidRPr="00370243">
              <w:rPr>
                <w:lang w:val="en-US"/>
              </w:rPr>
              <w:t>&lt;2e-16 ***</w:t>
            </w:r>
          </w:p>
        </w:tc>
      </w:tr>
      <w:tr w:rsidR="00154E6C" w:rsidRPr="00370243" w14:paraId="79D80A07" w14:textId="77777777" w:rsidTr="00650E8D">
        <w:tc>
          <w:tcPr>
            <w:tcW w:w="2036" w:type="dxa"/>
          </w:tcPr>
          <w:p w14:paraId="7775DAC0" w14:textId="77777777" w:rsidR="00154E6C" w:rsidRPr="00370243" w:rsidRDefault="00154E6C" w:rsidP="00650E8D">
            <w:pPr>
              <w:rPr>
                <w:lang w:val="en-US"/>
              </w:rPr>
            </w:pPr>
            <w:r w:rsidRPr="00370243">
              <w:rPr>
                <w:lang w:val="en-US"/>
              </w:rPr>
              <w:lastRenderedPageBreak/>
              <w:t>elevation</w:t>
            </w:r>
          </w:p>
        </w:tc>
        <w:tc>
          <w:tcPr>
            <w:tcW w:w="2036" w:type="dxa"/>
          </w:tcPr>
          <w:p w14:paraId="7F55E511" w14:textId="77777777" w:rsidR="00154E6C" w:rsidRPr="00370243" w:rsidRDefault="00154E6C" w:rsidP="00650E8D">
            <w:pPr>
              <w:rPr>
                <w:lang w:val="en-US"/>
              </w:rPr>
            </w:pPr>
            <w:r w:rsidRPr="00370243">
              <w:rPr>
                <w:lang w:val="en-US"/>
              </w:rPr>
              <w:t>-5.533e-03</w:t>
            </w:r>
          </w:p>
        </w:tc>
        <w:tc>
          <w:tcPr>
            <w:tcW w:w="2037" w:type="dxa"/>
          </w:tcPr>
          <w:p w14:paraId="1D41BDFB" w14:textId="77777777" w:rsidR="00154E6C" w:rsidRPr="00370243" w:rsidRDefault="00154E6C" w:rsidP="00650E8D">
            <w:pPr>
              <w:rPr>
                <w:lang w:val="en-US"/>
              </w:rPr>
            </w:pPr>
            <w:r w:rsidRPr="00370243">
              <w:rPr>
                <w:lang w:val="en-US"/>
              </w:rPr>
              <w:t>8.039e-06</w:t>
            </w:r>
          </w:p>
        </w:tc>
        <w:tc>
          <w:tcPr>
            <w:tcW w:w="2037" w:type="dxa"/>
          </w:tcPr>
          <w:p w14:paraId="7E2202F2" w14:textId="77777777" w:rsidR="00154E6C" w:rsidRPr="00370243" w:rsidRDefault="00154E6C" w:rsidP="00650E8D">
            <w:pPr>
              <w:rPr>
                <w:lang w:val="en-US"/>
              </w:rPr>
            </w:pPr>
            <w:r w:rsidRPr="00370243">
              <w:rPr>
                <w:lang w:val="en-US"/>
              </w:rPr>
              <w:t>&lt;2e-16 ***</w:t>
            </w:r>
          </w:p>
        </w:tc>
      </w:tr>
      <w:tr w:rsidR="00154E6C" w:rsidRPr="00370243" w14:paraId="086A8700" w14:textId="77777777" w:rsidTr="00650E8D">
        <w:tc>
          <w:tcPr>
            <w:tcW w:w="2036" w:type="dxa"/>
          </w:tcPr>
          <w:p w14:paraId="7005A201" w14:textId="77777777" w:rsidR="00154E6C" w:rsidRPr="00370243" w:rsidRDefault="00154E6C" w:rsidP="00650E8D">
            <w:pPr>
              <w:rPr>
                <w:lang w:val="en-US"/>
              </w:rPr>
            </w:pPr>
            <w:proofErr w:type="spellStart"/>
            <w:r w:rsidRPr="00370243">
              <w:rPr>
                <w:lang w:val="en-US"/>
              </w:rPr>
              <w:t>gtt</w:t>
            </w:r>
            <w:proofErr w:type="spellEnd"/>
          </w:p>
        </w:tc>
        <w:tc>
          <w:tcPr>
            <w:tcW w:w="2036" w:type="dxa"/>
          </w:tcPr>
          <w:p w14:paraId="2324FD1F" w14:textId="77777777" w:rsidR="00154E6C" w:rsidRPr="00370243" w:rsidRDefault="00154E6C" w:rsidP="00650E8D">
            <w:pPr>
              <w:rPr>
                <w:lang w:val="en-US"/>
              </w:rPr>
            </w:pPr>
            <w:r w:rsidRPr="00370243">
              <w:rPr>
                <w:lang w:val="en-US"/>
              </w:rPr>
              <w:t>7.387e-01</w:t>
            </w:r>
          </w:p>
        </w:tc>
        <w:tc>
          <w:tcPr>
            <w:tcW w:w="2037" w:type="dxa"/>
          </w:tcPr>
          <w:p w14:paraId="5D0F525F" w14:textId="77777777" w:rsidR="00154E6C" w:rsidRPr="00370243" w:rsidRDefault="00154E6C" w:rsidP="00650E8D">
            <w:pPr>
              <w:rPr>
                <w:lang w:val="en-US"/>
              </w:rPr>
            </w:pPr>
            <w:r w:rsidRPr="00370243">
              <w:rPr>
                <w:lang w:val="en-US"/>
              </w:rPr>
              <w:t>8.507e-04</w:t>
            </w:r>
          </w:p>
        </w:tc>
        <w:tc>
          <w:tcPr>
            <w:tcW w:w="2037" w:type="dxa"/>
          </w:tcPr>
          <w:p w14:paraId="2FD7E49F" w14:textId="77777777" w:rsidR="00154E6C" w:rsidRPr="00370243" w:rsidRDefault="00154E6C" w:rsidP="00650E8D">
            <w:pPr>
              <w:rPr>
                <w:lang w:val="en-US"/>
              </w:rPr>
            </w:pPr>
            <w:r w:rsidRPr="00370243">
              <w:rPr>
                <w:lang w:val="en-US"/>
              </w:rPr>
              <w:t>&lt;2e-16 ***</w:t>
            </w:r>
          </w:p>
        </w:tc>
      </w:tr>
      <w:tr w:rsidR="00154E6C" w:rsidRPr="00370243" w14:paraId="35AB2B9C" w14:textId="77777777" w:rsidTr="00650E8D">
        <w:tc>
          <w:tcPr>
            <w:tcW w:w="2036" w:type="dxa"/>
          </w:tcPr>
          <w:p w14:paraId="79C9B94D" w14:textId="77777777" w:rsidR="00154E6C" w:rsidRPr="00370243" w:rsidRDefault="00154E6C" w:rsidP="00650E8D">
            <w:pPr>
              <w:rPr>
                <w:lang w:val="en-US"/>
              </w:rPr>
            </w:pPr>
            <w:r w:rsidRPr="00370243">
              <w:rPr>
                <w:lang w:val="en-US"/>
              </w:rPr>
              <w:t>Year 2004 till Year 2023</w:t>
            </w:r>
          </w:p>
        </w:tc>
        <w:tc>
          <w:tcPr>
            <w:tcW w:w="2036" w:type="dxa"/>
          </w:tcPr>
          <w:p w14:paraId="4AD6C8EA" w14:textId="77777777" w:rsidR="00154E6C" w:rsidRPr="00370243" w:rsidRDefault="00154E6C" w:rsidP="00650E8D">
            <w:pPr>
              <w:rPr>
                <w:lang w:val="en-US"/>
              </w:rPr>
            </w:pPr>
            <w:r w:rsidRPr="00370243">
              <w:rPr>
                <w:lang w:val="en-US"/>
              </w:rPr>
              <w:t>(,)</w:t>
            </w:r>
          </w:p>
        </w:tc>
        <w:tc>
          <w:tcPr>
            <w:tcW w:w="2037" w:type="dxa"/>
          </w:tcPr>
          <w:p w14:paraId="2CE6A249" w14:textId="77777777" w:rsidR="00154E6C" w:rsidRPr="00370243" w:rsidRDefault="00154E6C" w:rsidP="00650E8D">
            <w:pPr>
              <w:rPr>
                <w:lang w:val="en-US"/>
              </w:rPr>
            </w:pPr>
            <w:r w:rsidRPr="00370243">
              <w:rPr>
                <w:lang w:val="en-US"/>
              </w:rPr>
              <w:t>(,)</w:t>
            </w:r>
          </w:p>
        </w:tc>
        <w:tc>
          <w:tcPr>
            <w:tcW w:w="2037" w:type="dxa"/>
          </w:tcPr>
          <w:p w14:paraId="26EC85DD" w14:textId="77777777" w:rsidR="00154E6C" w:rsidRPr="00370243" w:rsidRDefault="00154E6C" w:rsidP="00650E8D">
            <w:pPr>
              <w:rPr>
                <w:lang w:val="en-US"/>
              </w:rPr>
            </w:pPr>
            <w:r w:rsidRPr="00370243">
              <w:rPr>
                <w:lang w:val="en-US"/>
              </w:rPr>
              <w:t>All &lt;2e-16 ***</w:t>
            </w:r>
          </w:p>
          <w:p w14:paraId="5AD843BA" w14:textId="77777777" w:rsidR="00154E6C" w:rsidRPr="00370243" w:rsidRDefault="00154E6C" w:rsidP="00650E8D">
            <w:pPr>
              <w:rPr>
                <w:lang w:val="en-US"/>
              </w:rPr>
            </w:pPr>
            <w:r w:rsidRPr="00370243">
              <w:rPr>
                <w:lang w:val="en-US"/>
              </w:rPr>
              <w:t>except 2022 (0.593)</w:t>
            </w:r>
          </w:p>
        </w:tc>
      </w:tr>
    </w:tbl>
    <w:p w14:paraId="02B4CEE0" w14:textId="77777777" w:rsidR="00154E6C" w:rsidRPr="00370243" w:rsidRDefault="00154E6C" w:rsidP="00154E6C">
      <w:pPr>
        <w:rPr>
          <w:lang w:val="en-US"/>
        </w:rPr>
      </w:pPr>
    </w:p>
    <w:p w14:paraId="6D711AA0" w14:textId="77777777" w:rsidR="00154E6C" w:rsidRPr="00370243" w:rsidRDefault="00154E6C" w:rsidP="00154E6C">
      <w:pPr>
        <w:rPr>
          <w:lang w:val="en-US"/>
        </w:rPr>
      </w:pPr>
      <w:r w:rsidRPr="00370243">
        <w:rPr>
          <w:noProof/>
          <w:lang w:val="en-US"/>
        </w:rPr>
        <w:drawing>
          <wp:inline distT="0" distB="0" distL="0" distR="0" wp14:anchorId="0EC0AB9E" wp14:editId="10847A7C">
            <wp:extent cx="4797734" cy="2946400"/>
            <wp:effectExtent l="0" t="0" r="0" b="0"/>
            <wp:docPr id="1257556466" name="Picture 1" descr="A black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6466" name="Picture 1" descr="A black line graph with white text&#10;&#10;Description automatically generated"/>
                    <pic:cNvPicPr/>
                  </pic:nvPicPr>
                  <pic:blipFill>
                    <a:blip r:embed="rId42"/>
                    <a:stretch>
                      <a:fillRect/>
                    </a:stretch>
                  </pic:blipFill>
                  <pic:spPr>
                    <a:xfrm>
                      <a:off x="0" y="0"/>
                      <a:ext cx="4864279" cy="2987267"/>
                    </a:xfrm>
                    <a:prstGeom prst="rect">
                      <a:avLst/>
                    </a:prstGeom>
                  </pic:spPr>
                </pic:pic>
              </a:graphicData>
            </a:graphic>
          </wp:inline>
        </w:drawing>
      </w:r>
    </w:p>
    <w:p w14:paraId="27174F42" w14:textId="77777777" w:rsidR="00154E6C" w:rsidRPr="00370243" w:rsidRDefault="00154E6C" w:rsidP="00154E6C">
      <w:pPr>
        <w:pStyle w:val="Heading4"/>
        <w:rPr>
          <w:lang w:val="en-US"/>
        </w:rPr>
      </w:pPr>
      <w:r w:rsidRPr="00370243">
        <w:rPr>
          <w:lang w:val="en-US"/>
        </w:rPr>
        <w:t>Semi-variogram Fitting</w:t>
      </w:r>
    </w:p>
    <w:p w14:paraId="2998998C" w14:textId="3B36C7C7" w:rsidR="00154E6C" w:rsidRPr="00370243" w:rsidRDefault="00154E6C" w:rsidP="00154E6C">
      <w:pPr>
        <w:rPr>
          <w:lang w:val="en-US"/>
        </w:rPr>
      </w:pPr>
      <w:r w:rsidRPr="00370243">
        <w:rPr>
          <w:lang w:val="en-US"/>
        </w:rPr>
        <w:t xml:space="preserve">To address the computational demands of kriging, which has cubic time complexity, I divided the dataset into weekly intervals. This allowed me to run separate variogram models on each week, reducing memory and processing requirements. Across the different summer weeks I examined, I did not observe major differences in the fitted variograms. While this conclusion is based on visual inspection rather than formal testing, the same parameter values appeared to fit reasonably well throughout the summer period. This suggests that, although the underlying process may not be strictly stationary, the variogram model and parameters were consistently applicable to the data used. For illustration, I present the results for the week of 1 June to 7 June 2018. An empirical variogram was fitted using the spacetime package in R. I used this variogram to derive initial parameters for the model variogram (see Table 2). A small nugget effect was included for both the spatial and temporal dimensions. </w:t>
      </w:r>
      <w:r w:rsidRPr="00370243">
        <w:rPr>
          <w:lang w:val="en-US"/>
        </w:rPr>
        <w:lastRenderedPageBreak/>
        <w:t xml:space="preserve">This decision was made to counteract the screening effect caused by the </w:t>
      </w:r>
      <w:proofErr w:type="gramStart"/>
      <w:r w:rsidRPr="00370243">
        <w:rPr>
          <w:lang w:val="en-US"/>
        </w:rPr>
        <w:t>close proximity</w:t>
      </w:r>
      <w:proofErr w:type="gramEnd"/>
      <w:r w:rsidRPr="00370243">
        <w:rPr>
          <w:lang w:val="en-US"/>
        </w:rPr>
        <w:t xml:space="preserve"> of some weather stations, which occasionally led to negative kriging weights. I then fitted a model variogram based on these initial values. The results of this fitted model are presented in Table 3.</w:t>
      </w:r>
    </w:p>
    <w:tbl>
      <w:tblPr>
        <w:tblStyle w:val="TableGrid"/>
        <w:tblW w:w="0" w:type="auto"/>
        <w:tblLook w:val="04A0" w:firstRow="1" w:lastRow="0" w:firstColumn="1" w:lastColumn="0" w:noHBand="0" w:noVBand="1"/>
      </w:tblPr>
      <w:tblGrid>
        <w:gridCol w:w="1977"/>
        <w:gridCol w:w="1983"/>
        <w:gridCol w:w="1985"/>
        <w:gridCol w:w="1984"/>
      </w:tblGrid>
      <w:tr w:rsidR="00835A63" w:rsidRPr="00370243" w14:paraId="216CDB91" w14:textId="77777777" w:rsidTr="00835A63">
        <w:trPr>
          <w:trHeight w:val="284"/>
        </w:trPr>
        <w:tc>
          <w:tcPr>
            <w:tcW w:w="2036" w:type="dxa"/>
          </w:tcPr>
          <w:p w14:paraId="49CA8626" w14:textId="77777777" w:rsidR="00835A63" w:rsidRPr="00370243" w:rsidRDefault="00835A63" w:rsidP="00650E8D">
            <w:pPr>
              <w:rPr>
                <w:lang w:val="en-US"/>
              </w:rPr>
            </w:pPr>
          </w:p>
        </w:tc>
        <w:tc>
          <w:tcPr>
            <w:tcW w:w="2036" w:type="dxa"/>
          </w:tcPr>
          <w:p w14:paraId="798930B9" w14:textId="77777777" w:rsidR="00835A63" w:rsidRPr="00370243" w:rsidRDefault="00835A63" w:rsidP="00650E8D">
            <w:pPr>
              <w:rPr>
                <w:lang w:val="en-US"/>
              </w:rPr>
            </w:pPr>
            <w:proofErr w:type="gramStart"/>
            <w:r w:rsidRPr="00370243">
              <w:rPr>
                <w:lang w:val="en-US"/>
              </w:rPr>
              <w:t>Partial-sill</w:t>
            </w:r>
            <w:proofErr w:type="gramEnd"/>
          </w:p>
        </w:tc>
        <w:tc>
          <w:tcPr>
            <w:tcW w:w="2037" w:type="dxa"/>
          </w:tcPr>
          <w:p w14:paraId="1F1F3001" w14:textId="77777777" w:rsidR="00835A63" w:rsidRPr="00370243" w:rsidRDefault="00835A63" w:rsidP="00650E8D">
            <w:pPr>
              <w:rPr>
                <w:lang w:val="en-US"/>
              </w:rPr>
            </w:pPr>
            <w:r w:rsidRPr="00370243">
              <w:rPr>
                <w:lang w:val="en-US"/>
              </w:rPr>
              <w:t>Range</w:t>
            </w:r>
          </w:p>
        </w:tc>
        <w:tc>
          <w:tcPr>
            <w:tcW w:w="2037" w:type="dxa"/>
          </w:tcPr>
          <w:p w14:paraId="0A816784" w14:textId="77777777" w:rsidR="00835A63" w:rsidRPr="00370243" w:rsidRDefault="00835A63" w:rsidP="00650E8D">
            <w:pPr>
              <w:rPr>
                <w:lang w:val="en-US"/>
              </w:rPr>
            </w:pPr>
            <w:r w:rsidRPr="00370243">
              <w:rPr>
                <w:lang w:val="en-US"/>
              </w:rPr>
              <w:t>Nugget</w:t>
            </w:r>
          </w:p>
        </w:tc>
      </w:tr>
      <w:tr w:rsidR="00835A63" w:rsidRPr="00370243" w14:paraId="533E2B68" w14:textId="77777777" w:rsidTr="00650E8D">
        <w:tc>
          <w:tcPr>
            <w:tcW w:w="2036" w:type="dxa"/>
          </w:tcPr>
          <w:p w14:paraId="68300E62" w14:textId="77777777" w:rsidR="00835A63" w:rsidRPr="00370243" w:rsidRDefault="00835A63" w:rsidP="00650E8D">
            <w:pPr>
              <w:rPr>
                <w:lang w:val="en-US"/>
              </w:rPr>
            </w:pPr>
            <w:r w:rsidRPr="00370243">
              <w:rPr>
                <w:lang w:val="en-US"/>
              </w:rPr>
              <w:t>Space</w:t>
            </w:r>
          </w:p>
        </w:tc>
        <w:tc>
          <w:tcPr>
            <w:tcW w:w="2036" w:type="dxa"/>
          </w:tcPr>
          <w:p w14:paraId="16A4B519" w14:textId="77777777" w:rsidR="00835A63" w:rsidRPr="00370243" w:rsidRDefault="00835A63" w:rsidP="00650E8D">
            <w:pPr>
              <w:rPr>
                <w:lang w:val="en-US"/>
              </w:rPr>
            </w:pPr>
            <w:r w:rsidRPr="00370243">
              <w:rPr>
                <w:lang w:val="en-US"/>
              </w:rPr>
              <w:t>6</w:t>
            </w:r>
          </w:p>
        </w:tc>
        <w:tc>
          <w:tcPr>
            <w:tcW w:w="2037" w:type="dxa"/>
          </w:tcPr>
          <w:p w14:paraId="47C43E59" w14:textId="77777777" w:rsidR="00835A63" w:rsidRPr="00370243" w:rsidRDefault="00835A63" w:rsidP="00650E8D">
            <w:pPr>
              <w:rPr>
                <w:lang w:val="en-US"/>
              </w:rPr>
            </w:pPr>
            <w:r w:rsidRPr="00370243">
              <w:rPr>
                <w:lang w:val="en-US"/>
              </w:rPr>
              <w:t>550000</w:t>
            </w:r>
          </w:p>
        </w:tc>
        <w:tc>
          <w:tcPr>
            <w:tcW w:w="2037" w:type="dxa"/>
          </w:tcPr>
          <w:p w14:paraId="4E98B3FF" w14:textId="77777777" w:rsidR="00835A63" w:rsidRPr="00370243" w:rsidRDefault="00835A63" w:rsidP="00650E8D">
            <w:pPr>
              <w:rPr>
                <w:lang w:val="en-US"/>
              </w:rPr>
            </w:pPr>
            <w:r w:rsidRPr="00370243">
              <w:rPr>
                <w:lang w:val="en-US"/>
              </w:rPr>
              <w:t>0.001</w:t>
            </w:r>
          </w:p>
        </w:tc>
      </w:tr>
      <w:tr w:rsidR="00835A63" w:rsidRPr="00370243" w14:paraId="3042CE24" w14:textId="77777777" w:rsidTr="00650E8D">
        <w:tc>
          <w:tcPr>
            <w:tcW w:w="2036" w:type="dxa"/>
          </w:tcPr>
          <w:p w14:paraId="13141298" w14:textId="77777777" w:rsidR="00835A63" w:rsidRPr="00370243" w:rsidRDefault="00835A63" w:rsidP="00650E8D">
            <w:pPr>
              <w:rPr>
                <w:lang w:val="en-US"/>
              </w:rPr>
            </w:pPr>
            <w:r w:rsidRPr="00370243">
              <w:rPr>
                <w:lang w:val="en-US"/>
              </w:rPr>
              <w:t>Time</w:t>
            </w:r>
          </w:p>
        </w:tc>
        <w:tc>
          <w:tcPr>
            <w:tcW w:w="2036" w:type="dxa"/>
          </w:tcPr>
          <w:p w14:paraId="041A1495" w14:textId="77777777" w:rsidR="00835A63" w:rsidRPr="00370243" w:rsidRDefault="00835A63" w:rsidP="00650E8D">
            <w:pPr>
              <w:rPr>
                <w:lang w:val="en-US"/>
              </w:rPr>
            </w:pPr>
            <w:r w:rsidRPr="00370243">
              <w:rPr>
                <w:lang w:val="en-US"/>
              </w:rPr>
              <w:t>30</w:t>
            </w:r>
          </w:p>
        </w:tc>
        <w:tc>
          <w:tcPr>
            <w:tcW w:w="2037" w:type="dxa"/>
          </w:tcPr>
          <w:p w14:paraId="779456EA" w14:textId="77777777" w:rsidR="00835A63" w:rsidRPr="00370243" w:rsidRDefault="00835A63" w:rsidP="00650E8D">
            <w:pPr>
              <w:rPr>
                <w:lang w:val="en-US"/>
              </w:rPr>
            </w:pPr>
            <w:r w:rsidRPr="00370243">
              <w:rPr>
                <w:lang w:val="en-US"/>
              </w:rPr>
              <w:t>10</w:t>
            </w:r>
          </w:p>
        </w:tc>
        <w:tc>
          <w:tcPr>
            <w:tcW w:w="2037" w:type="dxa"/>
          </w:tcPr>
          <w:p w14:paraId="10D75775" w14:textId="77777777" w:rsidR="00835A63" w:rsidRPr="00370243" w:rsidRDefault="00835A63" w:rsidP="00650E8D">
            <w:pPr>
              <w:rPr>
                <w:lang w:val="en-US"/>
              </w:rPr>
            </w:pPr>
            <w:r w:rsidRPr="00370243">
              <w:rPr>
                <w:lang w:val="en-US"/>
              </w:rPr>
              <w:t>0</w:t>
            </w:r>
          </w:p>
        </w:tc>
      </w:tr>
      <w:tr w:rsidR="00835A63" w:rsidRPr="00370243" w14:paraId="1B94787E" w14:textId="77777777" w:rsidTr="00650E8D">
        <w:tc>
          <w:tcPr>
            <w:tcW w:w="2036" w:type="dxa"/>
          </w:tcPr>
          <w:p w14:paraId="0DEAFC1F" w14:textId="77777777" w:rsidR="00835A63" w:rsidRPr="00370243" w:rsidRDefault="00835A63" w:rsidP="00650E8D">
            <w:pPr>
              <w:rPr>
                <w:lang w:val="en-US"/>
              </w:rPr>
            </w:pPr>
            <w:r w:rsidRPr="00370243">
              <w:rPr>
                <w:lang w:val="en-US"/>
              </w:rPr>
              <w:t>Joint</w:t>
            </w:r>
          </w:p>
        </w:tc>
        <w:tc>
          <w:tcPr>
            <w:tcW w:w="2036" w:type="dxa"/>
          </w:tcPr>
          <w:p w14:paraId="0AD6D7DA" w14:textId="77777777" w:rsidR="00835A63" w:rsidRPr="00370243" w:rsidRDefault="00835A63" w:rsidP="00650E8D">
            <w:pPr>
              <w:rPr>
                <w:lang w:val="en-US"/>
              </w:rPr>
            </w:pPr>
            <w:r w:rsidRPr="00370243">
              <w:rPr>
                <w:lang w:val="en-US"/>
              </w:rPr>
              <w:t>4</w:t>
            </w:r>
          </w:p>
        </w:tc>
        <w:tc>
          <w:tcPr>
            <w:tcW w:w="2037" w:type="dxa"/>
          </w:tcPr>
          <w:p w14:paraId="6F238E93" w14:textId="77777777" w:rsidR="00835A63" w:rsidRPr="00370243" w:rsidRDefault="00835A63" w:rsidP="00650E8D">
            <w:pPr>
              <w:rPr>
                <w:lang w:val="en-US"/>
              </w:rPr>
            </w:pPr>
            <w:r w:rsidRPr="00370243">
              <w:rPr>
                <w:lang w:val="en-US"/>
              </w:rPr>
              <w:t>50000</w:t>
            </w:r>
          </w:p>
        </w:tc>
        <w:tc>
          <w:tcPr>
            <w:tcW w:w="2037" w:type="dxa"/>
          </w:tcPr>
          <w:p w14:paraId="42218913" w14:textId="77777777" w:rsidR="00835A63" w:rsidRPr="00370243" w:rsidRDefault="00835A63" w:rsidP="00650E8D">
            <w:pPr>
              <w:rPr>
                <w:lang w:val="en-US"/>
              </w:rPr>
            </w:pPr>
            <w:r w:rsidRPr="00370243">
              <w:rPr>
                <w:lang w:val="en-US"/>
              </w:rPr>
              <w:t>0.001</w:t>
            </w:r>
          </w:p>
        </w:tc>
      </w:tr>
    </w:tbl>
    <w:p w14:paraId="29DF4467" w14:textId="77777777" w:rsidR="00835A63" w:rsidRPr="00370243" w:rsidRDefault="00835A63" w:rsidP="00835A63">
      <w:pPr>
        <w:rPr>
          <w:lang w:val="en-US"/>
        </w:rPr>
      </w:pPr>
    </w:p>
    <w:tbl>
      <w:tblPr>
        <w:tblStyle w:val="TableGrid"/>
        <w:tblW w:w="0" w:type="auto"/>
        <w:tblLook w:val="04A0" w:firstRow="1" w:lastRow="0" w:firstColumn="1" w:lastColumn="0" w:noHBand="0" w:noVBand="1"/>
      </w:tblPr>
      <w:tblGrid>
        <w:gridCol w:w="1964"/>
        <w:gridCol w:w="1990"/>
        <w:gridCol w:w="1984"/>
        <w:gridCol w:w="1991"/>
      </w:tblGrid>
      <w:tr w:rsidR="00835A63" w:rsidRPr="00370243" w14:paraId="6B229B58" w14:textId="77777777" w:rsidTr="00650E8D">
        <w:tc>
          <w:tcPr>
            <w:tcW w:w="2036" w:type="dxa"/>
          </w:tcPr>
          <w:p w14:paraId="754FF9F5" w14:textId="77777777" w:rsidR="00835A63" w:rsidRPr="00370243" w:rsidRDefault="00835A63" w:rsidP="00650E8D">
            <w:pPr>
              <w:rPr>
                <w:lang w:val="en-US"/>
              </w:rPr>
            </w:pPr>
          </w:p>
        </w:tc>
        <w:tc>
          <w:tcPr>
            <w:tcW w:w="2036" w:type="dxa"/>
          </w:tcPr>
          <w:p w14:paraId="18352457" w14:textId="77777777" w:rsidR="00835A63" w:rsidRPr="00370243" w:rsidRDefault="00835A63" w:rsidP="00650E8D">
            <w:pPr>
              <w:rPr>
                <w:lang w:val="en-US"/>
              </w:rPr>
            </w:pPr>
            <w:proofErr w:type="gramStart"/>
            <w:r w:rsidRPr="00370243">
              <w:rPr>
                <w:lang w:val="en-US"/>
              </w:rPr>
              <w:t>Partial-sill</w:t>
            </w:r>
            <w:proofErr w:type="gramEnd"/>
          </w:p>
        </w:tc>
        <w:tc>
          <w:tcPr>
            <w:tcW w:w="2037" w:type="dxa"/>
          </w:tcPr>
          <w:p w14:paraId="49BFEC81" w14:textId="77777777" w:rsidR="00835A63" w:rsidRPr="00370243" w:rsidRDefault="00835A63" w:rsidP="00650E8D">
            <w:pPr>
              <w:rPr>
                <w:lang w:val="en-US"/>
              </w:rPr>
            </w:pPr>
            <w:r w:rsidRPr="00370243">
              <w:rPr>
                <w:lang w:val="en-US"/>
              </w:rPr>
              <w:t>Range</w:t>
            </w:r>
          </w:p>
        </w:tc>
        <w:tc>
          <w:tcPr>
            <w:tcW w:w="2037" w:type="dxa"/>
          </w:tcPr>
          <w:p w14:paraId="62E0F4F7" w14:textId="77777777" w:rsidR="00835A63" w:rsidRPr="00370243" w:rsidRDefault="00835A63" w:rsidP="00650E8D">
            <w:pPr>
              <w:rPr>
                <w:lang w:val="en-US"/>
              </w:rPr>
            </w:pPr>
            <w:r w:rsidRPr="00370243">
              <w:rPr>
                <w:lang w:val="en-US"/>
              </w:rPr>
              <w:t>Nugget</w:t>
            </w:r>
          </w:p>
        </w:tc>
      </w:tr>
      <w:tr w:rsidR="00835A63" w:rsidRPr="00370243" w14:paraId="501B090F" w14:textId="77777777" w:rsidTr="00650E8D">
        <w:tc>
          <w:tcPr>
            <w:tcW w:w="2036" w:type="dxa"/>
          </w:tcPr>
          <w:p w14:paraId="29AE6339" w14:textId="77777777" w:rsidR="00835A63" w:rsidRPr="00370243" w:rsidRDefault="00835A63" w:rsidP="00650E8D">
            <w:pPr>
              <w:rPr>
                <w:lang w:val="en-US"/>
              </w:rPr>
            </w:pPr>
            <w:r w:rsidRPr="00370243">
              <w:rPr>
                <w:lang w:val="en-US"/>
              </w:rPr>
              <w:t>Space</w:t>
            </w:r>
          </w:p>
        </w:tc>
        <w:tc>
          <w:tcPr>
            <w:tcW w:w="2036" w:type="dxa"/>
          </w:tcPr>
          <w:p w14:paraId="22215CE6" w14:textId="77777777" w:rsidR="00835A63" w:rsidRPr="00370243" w:rsidRDefault="00835A63" w:rsidP="00650E8D">
            <w:pPr>
              <w:rPr>
                <w:lang w:val="en-US"/>
              </w:rPr>
            </w:pPr>
            <w:r w:rsidRPr="00370243">
              <w:rPr>
                <w:lang w:val="en-US"/>
              </w:rPr>
              <w:t>6.4286891</w:t>
            </w:r>
          </w:p>
        </w:tc>
        <w:tc>
          <w:tcPr>
            <w:tcW w:w="2037" w:type="dxa"/>
          </w:tcPr>
          <w:p w14:paraId="74F59933" w14:textId="77777777" w:rsidR="00835A63" w:rsidRPr="00370243" w:rsidRDefault="00835A63" w:rsidP="00650E8D">
            <w:pPr>
              <w:rPr>
                <w:lang w:val="en-US"/>
              </w:rPr>
            </w:pPr>
            <w:r w:rsidRPr="00370243">
              <w:rPr>
                <w:lang w:val="en-US"/>
              </w:rPr>
              <w:t>550000</w:t>
            </w:r>
          </w:p>
        </w:tc>
        <w:tc>
          <w:tcPr>
            <w:tcW w:w="2037" w:type="dxa"/>
          </w:tcPr>
          <w:p w14:paraId="0D033BD5" w14:textId="77777777" w:rsidR="00835A63" w:rsidRPr="00370243" w:rsidRDefault="00835A63" w:rsidP="00650E8D">
            <w:pPr>
              <w:rPr>
                <w:lang w:val="en-US"/>
              </w:rPr>
            </w:pPr>
            <w:r w:rsidRPr="00370243">
              <w:rPr>
                <w:lang w:val="en-US"/>
              </w:rPr>
              <w:t>0.3684194</w:t>
            </w:r>
          </w:p>
        </w:tc>
      </w:tr>
      <w:tr w:rsidR="00835A63" w:rsidRPr="00370243" w14:paraId="50DDE2BD" w14:textId="77777777" w:rsidTr="00650E8D">
        <w:tc>
          <w:tcPr>
            <w:tcW w:w="2036" w:type="dxa"/>
          </w:tcPr>
          <w:p w14:paraId="38376482" w14:textId="77777777" w:rsidR="00835A63" w:rsidRPr="00370243" w:rsidRDefault="00835A63" w:rsidP="00650E8D">
            <w:pPr>
              <w:rPr>
                <w:lang w:val="en-US"/>
              </w:rPr>
            </w:pPr>
            <w:r w:rsidRPr="00370243">
              <w:rPr>
                <w:lang w:val="en-US"/>
              </w:rPr>
              <w:t>Time</w:t>
            </w:r>
          </w:p>
        </w:tc>
        <w:tc>
          <w:tcPr>
            <w:tcW w:w="2036" w:type="dxa"/>
          </w:tcPr>
          <w:p w14:paraId="4017A3D2" w14:textId="77777777" w:rsidR="00835A63" w:rsidRPr="00370243" w:rsidRDefault="00835A63" w:rsidP="00650E8D">
            <w:pPr>
              <w:rPr>
                <w:lang w:val="en-US"/>
              </w:rPr>
            </w:pPr>
            <w:r w:rsidRPr="00370243">
              <w:rPr>
                <w:lang w:val="en-US"/>
              </w:rPr>
              <w:t>299.3258</w:t>
            </w:r>
          </w:p>
        </w:tc>
        <w:tc>
          <w:tcPr>
            <w:tcW w:w="2037" w:type="dxa"/>
          </w:tcPr>
          <w:p w14:paraId="65F48BE6" w14:textId="77777777" w:rsidR="00835A63" w:rsidRPr="00370243" w:rsidRDefault="00835A63" w:rsidP="00650E8D">
            <w:pPr>
              <w:rPr>
                <w:lang w:val="en-US"/>
              </w:rPr>
            </w:pPr>
            <w:r w:rsidRPr="00370243">
              <w:rPr>
                <w:lang w:val="en-US"/>
              </w:rPr>
              <w:t>193.5573</w:t>
            </w:r>
          </w:p>
        </w:tc>
        <w:tc>
          <w:tcPr>
            <w:tcW w:w="2037" w:type="dxa"/>
          </w:tcPr>
          <w:p w14:paraId="71A7E3DF" w14:textId="77777777" w:rsidR="00835A63" w:rsidRPr="00370243" w:rsidRDefault="00835A63" w:rsidP="00650E8D">
            <w:pPr>
              <w:rPr>
                <w:lang w:val="en-US"/>
              </w:rPr>
            </w:pPr>
            <w:r w:rsidRPr="00370243">
              <w:rPr>
                <w:lang w:val="en-US"/>
              </w:rPr>
              <w:t>0</w:t>
            </w:r>
          </w:p>
        </w:tc>
      </w:tr>
      <w:tr w:rsidR="00835A63" w:rsidRPr="00370243" w14:paraId="6014B145" w14:textId="77777777" w:rsidTr="00650E8D">
        <w:tc>
          <w:tcPr>
            <w:tcW w:w="2036" w:type="dxa"/>
          </w:tcPr>
          <w:p w14:paraId="6B5048BF" w14:textId="77777777" w:rsidR="00835A63" w:rsidRPr="00370243" w:rsidRDefault="00835A63" w:rsidP="00650E8D">
            <w:pPr>
              <w:rPr>
                <w:lang w:val="en-US"/>
              </w:rPr>
            </w:pPr>
            <w:r w:rsidRPr="00370243">
              <w:rPr>
                <w:lang w:val="en-US"/>
              </w:rPr>
              <w:t>Joint</w:t>
            </w:r>
          </w:p>
        </w:tc>
        <w:tc>
          <w:tcPr>
            <w:tcW w:w="2036" w:type="dxa"/>
          </w:tcPr>
          <w:p w14:paraId="0203AA4C" w14:textId="77777777" w:rsidR="00835A63" w:rsidRPr="00370243" w:rsidRDefault="00835A63" w:rsidP="00650E8D">
            <w:pPr>
              <w:rPr>
                <w:lang w:val="en-US"/>
              </w:rPr>
            </w:pPr>
            <w:r w:rsidRPr="00370243">
              <w:rPr>
                <w:lang w:val="en-US"/>
              </w:rPr>
              <w:t>0.001</w:t>
            </w:r>
          </w:p>
        </w:tc>
        <w:tc>
          <w:tcPr>
            <w:tcW w:w="2037" w:type="dxa"/>
          </w:tcPr>
          <w:p w14:paraId="61A8D018" w14:textId="77777777" w:rsidR="00835A63" w:rsidRPr="00370243" w:rsidRDefault="00835A63" w:rsidP="00650E8D">
            <w:pPr>
              <w:rPr>
                <w:lang w:val="en-US"/>
              </w:rPr>
            </w:pPr>
            <w:r w:rsidRPr="00370243">
              <w:rPr>
                <w:lang w:val="en-US"/>
              </w:rPr>
              <w:t>50000</w:t>
            </w:r>
          </w:p>
        </w:tc>
        <w:tc>
          <w:tcPr>
            <w:tcW w:w="2037" w:type="dxa"/>
          </w:tcPr>
          <w:p w14:paraId="24440230" w14:textId="77777777" w:rsidR="00835A63" w:rsidRPr="00370243" w:rsidRDefault="00835A63" w:rsidP="00650E8D">
            <w:pPr>
              <w:rPr>
                <w:lang w:val="en-US"/>
              </w:rPr>
            </w:pPr>
            <w:r w:rsidRPr="00370243">
              <w:rPr>
                <w:lang w:val="en-US"/>
              </w:rPr>
              <w:t>0.001</w:t>
            </w:r>
          </w:p>
        </w:tc>
      </w:tr>
    </w:tbl>
    <w:p w14:paraId="12815B21" w14:textId="77777777" w:rsidR="00154E6C" w:rsidRPr="00370243" w:rsidRDefault="00154E6C" w:rsidP="00154E6C">
      <w:pPr>
        <w:rPr>
          <w:lang w:val="en-US"/>
        </w:rPr>
      </w:pPr>
    </w:p>
    <w:p w14:paraId="0791AB8D" w14:textId="57F5C87C" w:rsidR="00154E6C" w:rsidRPr="00370243" w:rsidRDefault="00154E6C" w:rsidP="00154E6C">
      <w:pPr>
        <w:rPr>
          <w:lang w:val="en-US"/>
        </w:rPr>
      </w:pPr>
      <w:r w:rsidRPr="00370243">
        <w:rPr>
          <w:lang w:val="en-US"/>
        </w:rPr>
        <w:t>I</w:t>
      </w:r>
      <w:r w:rsidR="00C62CB2" w:rsidRPr="00370243">
        <w:rPr>
          <w:lang w:val="en-US"/>
        </w:rPr>
        <w:t>t</w:t>
      </w:r>
      <w:r w:rsidRPr="00370243">
        <w:rPr>
          <w:lang w:val="en-US"/>
        </w:rPr>
        <w:t xml:space="preserve"> should be noted I did not perform a full sensitivity analysis to optimize starting values or parameter bounds. Instead, I selected a model that consistently converged and provided a good empirical fit. The sum-metric variogram model proved to be the most stable across different weeks and appeared well-suited to summer temperature data. For those planning to apply this methodology in other contexts, it is worth noting that I encountered more difficulty fitting variogram models to winter temperature data. In these cases, adjustments to the initial parameter values were often required to obtain a reasonable fit. While this was not central to my study, it may be an important consideration for future applications.</w:t>
      </w:r>
    </w:p>
    <w:p w14:paraId="7A6EFA4A" w14:textId="77777777" w:rsidR="00154E6C" w:rsidRPr="00370243" w:rsidRDefault="00154E6C" w:rsidP="00154E6C">
      <w:pPr>
        <w:rPr>
          <w:lang w:val="en-US"/>
        </w:rPr>
      </w:pPr>
    </w:p>
    <w:p w14:paraId="1A9E71CC" w14:textId="16C94B0F" w:rsidR="00154E6C" w:rsidRPr="00370243" w:rsidRDefault="00154E6C" w:rsidP="00154E6C">
      <w:pPr>
        <w:rPr>
          <w:lang w:val="en-US"/>
        </w:rPr>
      </w:pPr>
      <w:r w:rsidRPr="00370243">
        <w:rPr>
          <w:noProof/>
          <w:lang w:val="en-US"/>
        </w:rPr>
        <w:lastRenderedPageBreak/>
        <w:drawing>
          <wp:inline distT="0" distB="0" distL="0" distR="0" wp14:anchorId="455B8F5C" wp14:editId="64978B9F">
            <wp:extent cx="5035550" cy="2799715"/>
            <wp:effectExtent l="0" t="0" r="0" b="0"/>
            <wp:docPr id="1433177040" name="Picture 1" descr="A diagram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7040" name="Picture 1" descr="A diagram of different colors&#10;&#10;Description automatically generated"/>
                    <pic:cNvPicPr/>
                  </pic:nvPicPr>
                  <pic:blipFill>
                    <a:blip r:embed="rId43"/>
                    <a:stretch>
                      <a:fillRect/>
                    </a:stretch>
                  </pic:blipFill>
                  <pic:spPr>
                    <a:xfrm>
                      <a:off x="0" y="0"/>
                      <a:ext cx="5035550" cy="2799715"/>
                    </a:xfrm>
                    <a:prstGeom prst="rect">
                      <a:avLst/>
                    </a:prstGeom>
                  </pic:spPr>
                </pic:pic>
              </a:graphicData>
            </a:graphic>
          </wp:inline>
        </w:drawing>
      </w:r>
    </w:p>
    <w:p w14:paraId="4B8067F0" w14:textId="77777777" w:rsidR="00154E6C" w:rsidRPr="00370243" w:rsidRDefault="00154E6C" w:rsidP="00154E6C">
      <w:pPr>
        <w:pStyle w:val="Heading4"/>
        <w:rPr>
          <w:lang w:val="en-US"/>
        </w:rPr>
      </w:pPr>
      <w:r w:rsidRPr="00370243">
        <w:rPr>
          <w:lang w:val="en-US"/>
        </w:rPr>
        <w:t>Cross Validation</w:t>
      </w:r>
    </w:p>
    <w:p w14:paraId="2ADC057D" w14:textId="753D6379" w:rsidR="00154E6C" w:rsidRPr="00370243" w:rsidRDefault="00154E6C" w:rsidP="00154E6C">
      <w:pPr>
        <w:rPr>
          <w:lang w:val="en-US"/>
        </w:rPr>
      </w:pPr>
      <w:r w:rsidRPr="00370243">
        <w:rPr>
          <w:lang w:val="en-US"/>
        </w:rPr>
        <w:t>To evaluate the accuracy of the space-time regression kriging model, I conducted a five-fold cross-validation. This involved dividing the weather dataset into five parts, training the model on four parts, and testing on the remaining one, cycling through all combinations. The model consistently explained approximately 96 percent of the variance in the held-out data across all folds. Mean absolute error was 0.96, and root mean square error was 1.36. These low error values indicate that the model has sufficient precision for the purposes of this study, where small deviations of a 1 or 2 degrees Celsius are unlikely to influence the overall results meaningfully.</w:t>
      </w:r>
    </w:p>
    <w:p w14:paraId="55CB5251" w14:textId="77777777" w:rsidR="00154E6C" w:rsidRPr="00370243" w:rsidRDefault="00154E6C" w:rsidP="00154E6C">
      <w:pPr>
        <w:rPr>
          <w:lang w:val="en-US"/>
        </w:rPr>
      </w:pPr>
      <w:r w:rsidRPr="00370243">
        <w:rPr>
          <w:noProof/>
          <w:lang w:val="en-US"/>
        </w:rPr>
        <w:drawing>
          <wp:inline distT="0" distB="0" distL="0" distR="0" wp14:anchorId="24D42C61" wp14:editId="7AB74200">
            <wp:extent cx="5035550" cy="3109595"/>
            <wp:effectExtent l="0" t="0" r="0" b="0"/>
            <wp:docPr id="194193150" name="Picture 1" descr="A graph showing a line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150" name="Picture 1" descr="A graph showing a line of values&#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5550" cy="3109595"/>
                    </a:xfrm>
                    <a:prstGeom prst="rect">
                      <a:avLst/>
                    </a:prstGeom>
                  </pic:spPr>
                </pic:pic>
              </a:graphicData>
            </a:graphic>
          </wp:inline>
        </w:drawing>
      </w:r>
    </w:p>
    <w:p w14:paraId="7421D952" w14:textId="77777777" w:rsidR="00154E6C" w:rsidRPr="00370243" w:rsidRDefault="00154E6C" w:rsidP="00154E6C">
      <w:pPr>
        <w:pStyle w:val="Heading4"/>
        <w:rPr>
          <w:lang w:val="en-US"/>
        </w:rPr>
      </w:pPr>
      <w:proofErr w:type="spellStart"/>
      <w:r w:rsidRPr="00370243">
        <w:rPr>
          <w:lang w:val="en-US"/>
        </w:rPr>
        <w:lastRenderedPageBreak/>
        <w:t>Predicitng</w:t>
      </w:r>
      <w:proofErr w:type="spellEnd"/>
      <w:r w:rsidRPr="00370243">
        <w:rPr>
          <w:lang w:val="en-US"/>
        </w:rPr>
        <w:t xml:space="preserve"> Temperature at Moose </w:t>
      </w:r>
      <w:proofErr w:type="spellStart"/>
      <w:r w:rsidRPr="00370243">
        <w:rPr>
          <w:lang w:val="en-US"/>
        </w:rPr>
        <w:t>Localisations</w:t>
      </w:r>
      <w:proofErr w:type="spellEnd"/>
      <w:r w:rsidRPr="00370243">
        <w:rPr>
          <w:lang w:val="en-US"/>
        </w:rPr>
        <w:t xml:space="preserve"> </w:t>
      </w:r>
    </w:p>
    <w:p w14:paraId="519B0E35" w14:textId="77777777" w:rsidR="00154E6C" w:rsidRPr="00370243" w:rsidRDefault="00154E6C" w:rsidP="00154E6C">
      <w:pPr>
        <w:pStyle w:val="Textafterheading"/>
        <w:rPr>
          <w:lang w:val="en-US"/>
        </w:rPr>
      </w:pPr>
      <w:r w:rsidRPr="00370243">
        <w:rPr>
          <w:lang w:val="en-US"/>
        </w:rPr>
        <w:t xml:space="preserve">To estimate temperature at the locations of moose and random steps, I split the data into weekly batches. For each batch, I retrieved the corresponding week of weather data from the database, applied the linear regression model, fitted the variogram (using the same initial values as above), and then performed kriging. This was done independently for each batch, using the residuals from the regression as input for kriging. The entire process was </w:t>
      </w:r>
      <w:proofErr w:type="spellStart"/>
      <w:r w:rsidRPr="00370243">
        <w:rPr>
          <w:lang w:val="en-US"/>
        </w:rPr>
        <w:t>parallelised</w:t>
      </w:r>
      <w:proofErr w:type="spellEnd"/>
      <w:r w:rsidRPr="00370243">
        <w:rPr>
          <w:lang w:val="en-US"/>
        </w:rPr>
        <w:t xml:space="preserve"> using the </w:t>
      </w:r>
      <w:proofErr w:type="spellStart"/>
      <w:r w:rsidRPr="00370243">
        <w:rPr>
          <w:lang w:val="en-US"/>
        </w:rPr>
        <w:t>parabar</w:t>
      </w:r>
      <w:proofErr w:type="spellEnd"/>
      <w:r w:rsidRPr="00370243">
        <w:rPr>
          <w:lang w:val="en-US"/>
        </w:rPr>
        <w:t xml:space="preserve"> package. </w:t>
      </w:r>
    </w:p>
    <w:p w14:paraId="447CE4FD" w14:textId="77777777" w:rsidR="00154E6C" w:rsidRPr="00370243" w:rsidRDefault="00154E6C" w:rsidP="00154E6C">
      <w:pPr>
        <w:pStyle w:val="Heading4"/>
        <w:rPr>
          <w:lang w:val="en-US"/>
        </w:rPr>
      </w:pPr>
      <w:r w:rsidRPr="00370243">
        <w:rPr>
          <w:lang w:val="en-US"/>
        </w:rPr>
        <w:t xml:space="preserve">Hardware Details </w:t>
      </w:r>
    </w:p>
    <w:p w14:paraId="0669A0AB" w14:textId="77777777" w:rsidR="00154E6C" w:rsidRPr="00370243" w:rsidRDefault="00154E6C" w:rsidP="00154E6C">
      <w:pPr>
        <w:rPr>
          <w:lang w:val="en-US"/>
        </w:rPr>
      </w:pPr>
      <w:commentRangeStart w:id="46"/>
      <w:r w:rsidRPr="00370243">
        <w:rPr>
          <w:lang w:val="en-US"/>
        </w:rPr>
        <w:t xml:space="preserve">Kriging computations were parallelized using the </w:t>
      </w:r>
      <w:proofErr w:type="spellStart"/>
      <w:r w:rsidRPr="00370243">
        <w:rPr>
          <w:lang w:val="en-US"/>
        </w:rPr>
        <w:t>parabar</w:t>
      </w:r>
      <w:proofErr w:type="spellEnd"/>
      <w:r w:rsidRPr="00370243">
        <w:rPr>
          <w:lang w:val="en-US"/>
        </w:rPr>
        <w:t xml:space="preserve"> package and conducted on a virtual machine hosted on </w:t>
      </w:r>
      <w:proofErr w:type="spellStart"/>
      <w:r w:rsidRPr="00370243">
        <w:rPr>
          <w:lang w:val="en-US"/>
        </w:rPr>
        <w:t>DigitalOcean</w:t>
      </w:r>
      <w:proofErr w:type="spellEnd"/>
      <w:r w:rsidRPr="00370243">
        <w:rPr>
          <w:lang w:val="en-US"/>
        </w:rPr>
        <w:t xml:space="preserve">, with 48 CPU cores allocated. </w:t>
      </w:r>
      <w:commentRangeEnd w:id="46"/>
      <w:r w:rsidRPr="00370243">
        <w:rPr>
          <w:rStyle w:val="CommentReference"/>
          <w:lang w:val="en-US"/>
        </w:rPr>
        <w:commentReference w:id="46"/>
      </w:r>
      <w:proofErr w:type="spellStart"/>
      <w:r w:rsidRPr="00370243">
        <w:rPr>
          <w:lang w:val="en-US"/>
        </w:rPr>
        <w:t>Parallellisation</w:t>
      </w:r>
      <w:proofErr w:type="spellEnd"/>
      <w:r w:rsidRPr="00370243">
        <w:rPr>
          <w:lang w:val="en-US"/>
        </w:rPr>
        <w:t xml:space="preserve"> significantly reduced runtime for the most computationally expensive parts of the workflow. Annotating temperature at moose </w:t>
      </w:r>
      <w:proofErr w:type="spellStart"/>
      <w:r w:rsidRPr="00370243">
        <w:rPr>
          <w:lang w:val="en-US"/>
        </w:rPr>
        <w:t>localisations</w:t>
      </w:r>
      <w:proofErr w:type="spellEnd"/>
      <w:r w:rsidRPr="00370243">
        <w:rPr>
          <w:lang w:val="en-US"/>
        </w:rPr>
        <w:t xml:space="preserve"> using space-time regression kriging required approximately 20 hours. This step was one of the most resource-intensive components of the entire analysis. </w:t>
      </w:r>
    </w:p>
    <w:p w14:paraId="43D41ED9" w14:textId="77777777" w:rsidR="00EA7360" w:rsidRPr="00370243" w:rsidRDefault="00EA7360" w:rsidP="00EC260D">
      <w:pPr>
        <w:pStyle w:val="Heading1"/>
        <w:ind w:left="720" w:hanging="720"/>
      </w:pPr>
      <w:bookmarkStart w:id="47" w:name="_Toc198864198"/>
      <w:r w:rsidRPr="00370243">
        <w:lastRenderedPageBreak/>
        <w:t>Appendix 2 – Code Availability</w:t>
      </w:r>
      <w:bookmarkEnd w:id="47"/>
    </w:p>
    <w:p w14:paraId="087F3DF7" w14:textId="501B18EB" w:rsidR="00393691" w:rsidRPr="00370243" w:rsidRDefault="00EA7360" w:rsidP="00393691">
      <w:pPr>
        <w:rPr>
          <w:lang w:val="en-US"/>
        </w:rPr>
      </w:pPr>
      <w:r w:rsidRPr="00370243">
        <w:rPr>
          <w:lang w:val="en-US"/>
        </w:rPr>
        <w:t xml:space="preserve">Quarto notebooks including explanations of the methodology and reproduction steps can be found at </w:t>
      </w:r>
      <w:hyperlink r:id="rId45" w:history="1">
        <w:r w:rsidRPr="00370243">
          <w:rPr>
            <w:rStyle w:val="Hyperlink"/>
            <w:lang w:val="en-US"/>
          </w:rPr>
          <w:t>https://github.com/Shmuppel</w:t>
        </w:r>
        <w:r w:rsidRPr="00370243">
          <w:rPr>
            <w:rStyle w:val="Hyperlink"/>
            <w:lang w:val="en-US"/>
          </w:rPr>
          <w:t>/</w:t>
        </w:r>
        <w:r w:rsidRPr="00370243">
          <w:rPr>
            <w:rStyle w:val="Hyperlink"/>
            <w:lang w:val="en-US"/>
          </w:rPr>
          <w:t>moose-temperature-ssf</w:t>
        </w:r>
      </w:hyperlink>
      <w:r w:rsidRPr="00370243">
        <w:rPr>
          <w:lang w:val="en-US"/>
        </w:rPr>
        <w:t>: view the README.md for help setting up the environment. All spatial data used for</w:t>
      </w:r>
      <w:r w:rsidR="00D60DAD" w:rsidRPr="00370243">
        <w:rPr>
          <w:lang w:val="en-US"/>
        </w:rPr>
        <w:t xml:space="preserve"> </w:t>
      </w:r>
      <w:r w:rsidRPr="00370243">
        <w:rPr>
          <w:lang w:val="en-US"/>
        </w:rPr>
        <w:t xml:space="preserve">analysis was kept in the coordinate reference system SWEREF-99 (EPSG:3006). </w:t>
      </w:r>
    </w:p>
    <w:sectPr w:rsidR="00393691" w:rsidRPr="00370243" w:rsidSect="00EC26A6">
      <w:type w:val="oddPage"/>
      <w:pgSz w:w="11909" w:h="16834" w:code="9"/>
      <w:pgMar w:top="1701" w:right="1985" w:bottom="1701" w:left="1985"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Bruin, Sytze de" w:date="2025-05-01T09:14:00Z" w:initials="SB">
    <w:p w14:paraId="7087C051" w14:textId="77777777" w:rsidR="001F06F3" w:rsidRDefault="001F06F3" w:rsidP="001F06F3">
      <w:pPr>
        <w:pStyle w:val="CommentText"/>
      </w:pPr>
      <w:r>
        <w:rPr>
          <w:rStyle w:val="CommentReference"/>
        </w:rPr>
        <w:annotationRef/>
      </w:r>
      <w:r>
        <w:t>Notation LHS, see above. What do the x, beta, tau and alpha between brackets refer to?</w:t>
      </w:r>
    </w:p>
  </w:comment>
  <w:comment w:id="15" w:author="Bruin, Sytze de" w:date="2025-05-01T09:42:00Z" w:initials="SB">
    <w:p w14:paraId="22E9C8CE" w14:textId="77777777" w:rsidR="001F06F3" w:rsidRDefault="001F06F3" w:rsidP="001F06F3">
      <w:pPr>
        <w:pStyle w:val="CommentText"/>
      </w:pPr>
      <w:r>
        <w:rPr>
          <w:rStyle w:val="CommentReference"/>
        </w:rPr>
        <w:annotationRef/>
      </w:r>
      <w:r>
        <w:t>Numbering is inconsistent</w:t>
      </w:r>
    </w:p>
  </w:comment>
  <w:comment w:id="16" w:author="Bruin, Sytze de" w:date="2025-05-01T09:23:00Z" w:initials="SB">
    <w:p w14:paraId="7DC95788" w14:textId="77777777" w:rsidR="001F06F3" w:rsidRDefault="001F06F3" w:rsidP="001F06F3">
      <w:pPr>
        <w:pStyle w:val="CommentText"/>
      </w:pPr>
      <w:r>
        <w:rPr>
          <w:rStyle w:val="CommentReference"/>
        </w:rPr>
        <w:annotationRef/>
      </w:r>
      <w:r>
        <w:t>See earlier comment on categorical variables. Before, it is not clear whether you use continuous or categorical variables. By the way, say you refer to “land cover”. Of course, that variable is visited, but not every land cover category may be visited.</w:t>
      </w:r>
    </w:p>
  </w:comment>
  <w:comment w:id="23" w:author="Bruin, Sytze de" w:date="2025-05-01T09:48:00Z" w:initials="SB">
    <w:p w14:paraId="28DC3C0F" w14:textId="77777777" w:rsidR="00E647CC" w:rsidRDefault="00E647CC" w:rsidP="00E647CC">
      <w:pPr>
        <w:pStyle w:val="CommentText"/>
      </w:pPr>
      <w:r>
        <w:rPr>
          <w:rStyle w:val="CommentReference"/>
        </w:rPr>
        <w:annotationRef/>
      </w:r>
      <w:r>
        <w:t>Make paragraphs, each with a main message and an elaboration or details</w:t>
      </w:r>
    </w:p>
  </w:comment>
  <w:comment w:id="24" w:author="Bruin, Sytze de" w:date="2025-05-01T09:48:00Z" w:initials="SB">
    <w:p w14:paraId="23F8D482" w14:textId="77777777" w:rsidR="00E647CC" w:rsidRDefault="00E647CC" w:rsidP="00E647CC">
      <w:pPr>
        <w:pStyle w:val="CommentText"/>
      </w:pPr>
      <w:r>
        <w:rPr>
          <w:rStyle w:val="CommentReference"/>
        </w:rPr>
        <w:annotationRef/>
      </w:r>
      <w:r>
        <w:t>Make paragraphs</w:t>
      </w:r>
    </w:p>
  </w:comment>
  <w:comment w:id="28" w:author="Bruin, Sytze de" w:date="2025-05-01T09:51:00Z" w:initials="SB">
    <w:p w14:paraId="1BFD3687" w14:textId="77777777" w:rsidR="00E647CC" w:rsidRDefault="00E647CC" w:rsidP="00E647CC">
      <w:pPr>
        <w:pStyle w:val="CommentText"/>
      </w:pPr>
      <w:r>
        <w:rPr>
          <w:rStyle w:val="CommentReference"/>
        </w:rPr>
        <w:annotationRef/>
      </w:r>
      <w:r>
        <w:t>This is land cover rather than land use</w:t>
      </w:r>
    </w:p>
  </w:comment>
  <w:comment w:id="32" w:author="Bruin, Sytze de" w:date="2025-05-01T10:01:00Z" w:initials="SB">
    <w:p w14:paraId="5C218E77" w14:textId="77777777" w:rsidR="00E647CC" w:rsidRDefault="00E647CC" w:rsidP="00E647CC">
      <w:pPr>
        <w:pStyle w:val="CommentText"/>
      </w:pPr>
      <w:r>
        <w:rPr>
          <w:rStyle w:val="CommentReference"/>
        </w:rPr>
        <w:annotationRef/>
      </w:r>
      <w:r>
        <w:t xml:space="preserve">How did you model the ST variogram (e.g. sum-metric model)? Which software? Details can be in the appendix , but here you should at least describe the decisions made. Refer to the appendix. </w:t>
      </w:r>
    </w:p>
  </w:comment>
  <w:comment w:id="35" w:author="Bruin, Sytze de" w:date="2025-05-01T09:59:00Z" w:initials="SB">
    <w:p w14:paraId="144BD376" w14:textId="77777777" w:rsidR="00E647CC" w:rsidRDefault="00E647CC" w:rsidP="00E647CC">
      <w:pPr>
        <w:pStyle w:val="CommentText"/>
      </w:pPr>
      <w:r>
        <w:rPr>
          <w:rStyle w:val="CommentReference"/>
        </w:rPr>
        <w:annotationRef/>
      </w:r>
      <w:r>
        <w:t>How did you implement this? Which package? The same for space-time kriging.</w:t>
      </w:r>
    </w:p>
  </w:comment>
  <w:comment w:id="46" w:author="Bruin, Sytze de" w:date="2025-05-01T10:09:00Z" w:initials="SB">
    <w:p w14:paraId="636C061D" w14:textId="77777777" w:rsidR="00154E6C" w:rsidRDefault="00154E6C" w:rsidP="00154E6C">
      <w:pPr>
        <w:pStyle w:val="CommentText"/>
      </w:pPr>
      <w:r>
        <w:rPr>
          <w:rStyle w:val="CommentReference"/>
        </w:rPr>
        <w:annotationRef/>
      </w:r>
      <w:r>
        <w:t>This is more for the appendix. Does not belong to “ methods”,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7C051" w15:done="1"/>
  <w15:commentEx w15:paraId="22E9C8CE" w15:done="1"/>
  <w15:commentEx w15:paraId="7DC95788" w15:done="1"/>
  <w15:commentEx w15:paraId="28DC3C0F" w15:done="1"/>
  <w15:commentEx w15:paraId="23F8D482" w15:done="1"/>
  <w15:commentEx w15:paraId="1BFD3687" w15:done="1"/>
  <w15:commentEx w15:paraId="5C218E77" w15:done="1"/>
  <w15:commentEx w15:paraId="144BD376" w15:done="1"/>
  <w15:commentEx w15:paraId="636C061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2F079E" w16cex:dateUtc="2025-05-01T07:14:00Z"/>
  <w16cex:commentExtensible w16cex:durableId="1F5A7540" w16cex:dateUtc="2025-05-01T07:42:00Z"/>
  <w16cex:commentExtensible w16cex:durableId="7256832C" w16cex:dateUtc="2025-05-01T07:23:00Z"/>
  <w16cex:commentExtensible w16cex:durableId="2EA041AC" w16cex:dateUtc="2025-05-01T07:48:00Z"/>
  <w16cex:commentExtensible w16cex:durableId="3028C072" w16cex:dateUtc="2025-05-01T07:48:00Z"/>
  <w16cex:commentExtensible w16cex:durableId="7526C69C" w16cex:dateUtc="2025-05-01T07:51:00Z"/>
  <w16cex:commentExtensible w16cex:durableId="04C2EB41" w16cex:dateUtc="2025-05-01T08:01:00Z"/>
  <w16cex:commentExtensible w16cex:durableId="5AEB5D18" w16cex:dateUtc="2025-05-01T07:59:00Z"/>
  <w16cex:commentExtensible w16cex:durableId="6337E435" w16cex:dateUtc="2025-05-01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7C051" w16cid:durableId="152F079E"/>
  <w16cid:commentId w16cid:paraId="22E9C8CE" w16cid:durableId="1F5A7540"/>
  <w16cid:commentId w16cid:paraId="7DC95788" w16cid:durableId="7256832C"/>
  <w16cid:commentId w16cid:paraId="28DC3C0F" w16cid:durableId="2EA041AC"/>
  <w16cid:commentId w16cid:paraId="23F8D482" w16cid:durableId="3028C072"/>
  <w16cid:commentId w16cid:paraId="1BFD3687" w16cid:durableId="7526C69C"/>
  <w16cid:commentId w16cid:paraId="5C218E77" w16cid:durableId="04C2EB41"/>
  <w16cid:commentId w16cid:paraId="144BD376" w16cid:durableId="5AEB5D18"/>
  <w16cid:commentId w16cid:paraId="636C061D" w16cid:durableId="6337E4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CEFA" w14:textId="77777777" w:rsidR="00D87715" w:rsidRDefault="00D87715">
      <w:pPr>
        <w:spacing w:after="0"/>
      </w:pPr>
      <w:r>
        <w:separator/>
      </w:r>
    </w:p>
  </w:endnote>
  <w:endnote w:type="continuationSeparator" w:id="0">
    <w:p w14:paraId="3BA4873E" w14:textId="77777777" w:rsidR="00D87715" w:rsidRDefault="00D877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Roman">
    <w:altName w:val="Times New Roman"/>
    <w:panose1 w:val="020B0604020202020204"/>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News Gothic">
    <w:altName w:val="Bahnschrift Light"/>
    <w:panose1 w:val="020B0604020202020204"/>
    <w:charset w:val="00"/>
    <w:family w:val="swiss"/>
    <w:pitch w:val="variable"/>
    <w:sig w:usb0="00000001" w:usb1="00000000" w:usb2="00000000" w:usb3="00000000" w:csb0="0000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DC4E" w14:textId="77777777" w:rsidR="00C66FFE" w:rsidRDefault="00C66FF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FC65B1" w14:textId="77777777" w:rsidR="00C66FFE" w:rsidRDefault="00C66F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8F43" w14:textId="77777777" w:rsidR="00C66FFE" w:rsidRDefault="00C66FFE">
    <w:pPr>
      <w:pStyle w:val="Footer"/>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3901788"/>
      <w:docPartObj>
        <w:docPartGallery w:val="Page Numbers (Bottom of Page)"/>
        <w:docPartUnique/>
      </w:docPartObj>
    </w:sdtPr>
    <w:sdtContent>
      <w:p w14:paraId="09873222" w14:textId="7B1C4C0E" w:rsidR="00EC26A6" w:rsidRDefault="00EC26A6" w:rsidP="005B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A189B8" w14:textId="77777777" w:rsidR="00EC26A6" w:rsidRDefault="00EC26A6" w:rsidP="00EC26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B4B0" w14:textId="77777777" w:rsidR="00D87715" w:rsidRDefault="00D87715">
      <w:pPr>
        <w:spacing w:after="0"/>
      </w:pPr>
      <w:r>
        <w:separator/>
      </w:r>
    </w:p>
  </w:footnote>
  <w:footnote w:type="continuationSeparator" w:id="0">
    <w:p w14:paraId="207BA8D4" w14:textId="77777777" w:rsidR="00D87715" w:rsidRDefault="00D877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B556" w14:textId="64074C7B" w:rsidR="00C66FFE" w:rsidRDefault="00C66FF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14B2">
      <w:rPr>
        <w:rStyle w:val="PageNumber"/>
        <w:noProof/>
      </w:rPr>
      <w:t>II</w:t>
    </w:r>
    <w:r>
      <w:rPr>
        <w:rStyle w:val="PageNumber"/>
      </w:rPr>
      <w:fldChar w:fldCharType="end"/>
    </w:r>
  </w:p>
  <w:p w14:paraId="0EDD9BD5" w14:textId="77777777" w:rsidR="00C66FFE" w:rsidRDefault="00C66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9AF"/>
    <w:multiLevelType w:val="multilevel"/>
    <w:tmpl w:val="17B4B43A"/>
    <w:styleLink w:val="CurrentList7"/>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5C7F4C"/>
    <w:multiLevelType w:val="multilevel"/>
    <w:tmpl w:val="0EFE861A"/>
    <w:styleLink w:val="CurrentList10"/>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DC2FD7"/>
    <w:multiLevelType w:val="multilevel"/>
    <w:tmpl w:val="28A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9738F"/>
    <w:multiLevelType w:val="multilevel"/>
    <w:tmpl w:val="DF10FD5C"/>
    <w:styleLink w:val="CurrentList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702059"/>
    <w:multiLevelType w:val="multilevel"/>
    <w:tmpl w:val="6C78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44E8F"/>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B6B1940"/>
    <w:multiLevelType w:val="multilevel"/>
    <w:tmpl w:val="D556CFC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A237A4"/>
    <w:multiLevelType w:val="hybridMultilevel"/>
    <w:tmpl w:val="9EFE214E"/>
    <w:lvl w:ilvl="0" w:tplc="E8525252">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E45A3B"/>
    <w:multiLevelType w:val="multilevel"/>
    <w:tmpl w:val="0E926C58"/>
    <w:lvl w:ilvl="0">
      <w:start w:val="1"/>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01B2D"/>
    <w:multiLevelType w:val="multilevel"/>
    <w:tmpl w:val="2E140AB6"/>
    <w:lvl w:ilvl="0">
      <w:start w:val="1"/>
      <w:numFmt w:val="decimal"/>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B8964E3"/>
    <w:multiLevelType w:val="hybridMultilevel"/>
    <w:tmpl w:val="6F7C50FA"/>
    <w:lvl w:ilvl="0" w:tplc="FA5E8CF0">
      <w:start w:val="12"/>
      <w:numFmt w:val="bullet"/>
      <w:lvlText w:val="-"/>
      <w:lvlJc w:val="left"/>
      <w:pPr>
        <w:ind w:left="720" w:hanging="360"/>
      </w:pPr>
      <w:rPr>
        <w:rFonts w:ascii="Calibri" w:eastAsia="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20F2F68"/>
    <w:multiLevelType w:val="hybridMultilevel"/>
    <w:tmpl w:val="CF548378"/>
    <w:lvl w:ilvl="0" w:tplc="E36AEDA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35A824A6"/>
    <w:multiLevelType w:val="hybridMultilevel"/>
    <w:tmpl w:val="42DC70F4"/>
    <w:lvl w:ilvl="0" w:tplc="33F00B6A">
      <w:start w:val="1"/>
      <w:numFmt w:val="decimal"/>
      <w:lvlText w:val="%1."/>
      <w:lvlJc w:val="left"/>
      <w:pPr>
        <w:ind w:left="3272"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230832"/>
    <w:multiLevelType w:val="hybridMultilevel"/>
    <w:tmpl w:val="4DC00D14"/>
    <w:lvl w:ilvl="0" w:tplc="2CB8FD3C">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31217E"/>
    <w:multiLevelType w:val="multilevel"/>
    <w:tmpl w:val="DF10FD5C"/>
    <w:styleLink w:val="CurrentList3"/>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971706B"/>
    <w:multiLevelType w:val="multilevel"/>
    <w:tmpl w:val="9A52C3B4"/>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D11F7"/>
    <w:multiLevelType w:val="hybridMultilevel"/>
    <w:tmpl w:val="E68AFE4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C1D387E"/>
    <w:multiLevelType w:val="hybridMultilevel"/>
    <w:tmpl w:val="DE1690C8"/>
    <w:lvl w:ilvl="0" w:tplc="C9264B1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212C41"/>
    <w:multiLevelType w:val="hybridMultilevel"/>
    <w:tmpl w:val="65284CC0"/>
    <w:lvl w:ilvl="0" w:tplc="2FA2A050">
      <w:start w:val="1"/>
      <w:numFmt w:val="decimal"/>
      <w:pStyle w:val="Heading3"/>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527E7A"/>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C126C60"/>
    <w:multiLevelType w:val="multilevel"/>
    <w:tmpl w:val="17B4B43A"/>
    <w:styleLink w:val="CurrentList6"/>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CE74E90"/>
    <w:multiLevelType w:val="multilevel"/>
    <w:tmpl w:val="67220122"/>
    <w:styleLink w:val="CurrentList5"/>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18C0D81"/>
    <w:multiLevelType w:val="multilevel"/>
    <w:tmpl w:val="8D28BF20"/>
    <w:styleLink w:val="PunktlistaBulletpointlist"/>
    <w:lvl w:ilvl="0">
      <w:start w:val="1"/>
      <w:numFmt w:val="bullet"/>
      <w:lvlText w:val=""/>
      <w:lvlJc w:val="left"/>
      <w:pPr>
        <w:ind w:left="787" w:hanging="360"/>
      </w:pPr>
      <w:rPr>
        <w:rFonts w:ascii="Symbol" w:hAnsi="Symbol" w:hint="default"/>
      </w:rPr>
    </w:lvl>
    <w:lvl w:ilvl="1">
      <w:start w:val="1"/>
      <w:numFmt w:val="lowerLetter"/>
      <w:lvlText w:val="%2."/>
      <w:lvlJc w:val="left"/>
      <w:pPr>
        <w:ind w:left="1507" w:hanging="360"/>
      </w:pPr>
    </w:lvl>
    <w:lvl w:ilvl="2">
      <w:start w:val="1"/>
      <w:numFmt w:val="lowerRoman"/>
      <w:lvlText w:val="%3."/>
      <w:lvlJc w:val="right"/>
      <w:pPr>
        <w:ind w:left="2227" w:hanging="180"/>
      </w:pPr>
    </w:lvl>
    <w:lvl w:ilvl="3">
      <w:start w:val="1"/>
      <w:numFmt w:val="decimal"/>
      <w:lvlText w:val="%4."/>
      <w:lvlJc w:val="left"/>
      <w:pPr>
        <w:ind w:left="2947" w:hanging="360"/>
      </w:pPr>
    </w:lvl>
    <w:lvl w:ilvl="4">
      <w:start w:val="1"/>
      <w:numFmt w:val="lowerLetter"/>
      <w:lvlText w:val="%5."/>
      <w:lvlJc w:val="left"/>
      <w:pPr>
        <w:ind w:left="3667" w:hanging="360"/>
      </w:pPr>
    </w:lvl>
    <w:lvl w:ilvl="5">
      <w:start w:val="1"/>
      <w:numFmt w:val="lowerRoman"/>
      <w:lvlText w:val="%6."/>
      <w:lvlJc w:val="right"/>
      <w:pPr>
        <w:ind w:left="4387" w:hanging="180"/>
      </w:pPr>
    </w:lvl>
    <w:lvl w:ilvl="6">
      <w:start w:val="1"/>
      <w:numFmt w:val="decimal"/>
      <w:lvlText w:val="%7."/>
      <w:lvlJc w:val="left"/>
      <w:pPr>
        <w:ind w:left="5107" w:hanging="360"/>
      </w:pPr>
    </w:lvl>
    <w:lvl w:ilvl="7">
      <w:start w:val="1"/>
      <w:numFmt w:val="lowerLetter"/>
      <w:lvlText w:val="%8."/>
      <w:lvlJc w:val="left"/>
      <w:pPr>
        <w:ind w:left="5827" w:hanging="360"/>
      </w:pPr>
    </w:lvl>
    <w:lvl w:ilvl="8">
      <w:start w:val="1"/>
      <w:numFmt w:val="lowerRoman"/>
      <w:lvlText w:val="%9."/>
      <w:lvlJc w:val="right"/>
      <w:pPr>
        <w:ind w:left="6547" w:hanging="180"/>
      </w:pPr>
    </w:lvl>
  </w:abstractNum>
  <w:abstractNum w:abstractNumId="23" w15:restartNumberingAfterBreak="0">
    <w:nsid w:val="646A0B37"/>
    <w:multiLevelType w:val="multilevel"/>
    <w:tmpl w:val="B416385A"/>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4" w15:restartNumberingAfterBreak="0">
    <w:nsid w:val="718F5DA1"/>
    <w:multiLevelType w:val="hybridMultilevel"/>
    <w:tmpl w:val="8A5C5B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A1431DC"/>
    <w:multiLevelType w:val="hybridMultilevel"/>
    <w:tmpl w:val="B8F4F166"/>
    <w:lvl w:ilvl="0" w:tplc="1C1813FC">
      <w:start w:val="1"/>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987C81"/>
    <w:multiLevelType w:val="multilevel"/>
    <w:tmpl w:val="288A8778"/>
    <w:styleLink w:val="CurrentList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1070117">
    <w:abstractNumId w:val="23"/>
  </w:num>
  <w:num w:numId="2" w16cid:durableId="1636058389">
    <w:abstractNumId w:val="10"/>
  </w:num>
  <w:num w:numId="3" w16cid:durableId="1349790633">
    <w:abstractNumId w:val="17"/>
  </w:num>
  <w:num w:numId="4" w16cid:durableId="1087312493">
    <w:abstractNumId w:val="9"/>
  </w:num>
  <w:num w:numId="5" w16cid:durableId="128524419">
    <w:abstractNumId w:val="24"/>
  </w:num>
  <w:num w:numId="6" w16cid:durableId="1695688711">
    <w:abstractNumId w:val="16"/>
  </w:num>
  <w:num w:numId="7" w16cid:durableId="372383618">
    <w:abstractNumId w:val="11"/>
  </w:num>
  <w:num w:numId="8" w16cid:durableId="2057465946">
    <w:abstractNumId w:val="15"/>
  </w:num>
  <w:num w:numId="9" w16cid:durableId="1191719644">
    <w:abstractNumId w:val="22"/>
  </w:num>
  <w:num w:numId="10" w16cid:durableId="1547720853">
    <w:abstractNumId w:val="5"/>
  </w:num>
  <w:num w:numId="11" w16cid:durableId="1357584800">
    <w:abstractNumId w:val="18"/>
  </w:num>
  <w:num w:numId="12" w16cid:durableId="1699701470">
    <w:abstractNumId w:val="6"/>
  </w:num>
  <w:num w:numId="13" w16cid:durableId="369035752">
    <w:abstractNumId w:val="14"/>
  </w:num>
  <w:num w:numId="14" w16cid:durableId="2110587665">
    <w:abstractNumId w:val="3"/>
  </w:num>
  <w:num w:numId="15" w16cid:durableId="817914999">
    <w:abstractNumId w:val="21"/>
  </w:num>
  <w:num w:numId="16" w16cid:durableId="1387025210">
    <w:abstractNumId w:val="8"/>
  </w:num>
  <w:num w:numId="17" w16cid:durableId="1875921524">
    <w:abstractNumId w:val="20"/>
  </w:num>
  <w:num w:numId="18" w16cid:durableId="225797980">
    <w:abstractNumId w:val="0"/>
  </w:num>
  <w:num w:numId="19" w16cid:durableId="429008093">
    <w:abstractNumId w:val="25"/>
  </w:num>
  <w:num w:numId="20" w16cid:durableId="564730078">
    <w:abstractNumId w:val="26"/>
  </w:num>
  <w:num w:numId="21" w16cid:durableId="870190933">
    <w:abstractNumId w:val="19"/>
  </w:num>
  <w:num w:numId="22" w16cid:durableId="1148209417">
    <w:abstractNumId w:val="7"/>
  </w:num>
  <w:num w:numId="23" w16cid:durableId="1493064931">
    <w:abstractNumId w:val="13"/>
  </w:num>
  <w:num w:numId="24" w16cid:durableId="1648247258">
    <w:abstractNumId w:val="1"/>
  </w:num>
  <w:num w:numId="25" w16cid:durableId="789472006">
    <w:abstractNumId w:val="12"/>
  </w:num>
  <w:num w:numId="26" w16cid:durableId="1943678970">
    <w:abstractNumId w:val="4"/>
  </w:num>
  <w:num w:numId="27" w16cid:durableId="2009139368">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in, Sytze de">
    <w15:presenceInfo w15:providerId="AD" w15:userId="S::sytze.debruin@wur.nl::8670203e-3571-4859-b8d0-fb430c7e27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activeWritingStyle w:appName="MSWord" w:lang="en-US" w:vendorID="8" w:dllVersion="513" w:checkStyle="1"/>
  <w:activeWritingStyle w:appName="MSWord" w:lang="en-GB" w:vendorID="8" w:dllVersion="513" w:checkStyle="1"/>
  <w:activeWritingStyle w:appName="MSWord" w:lang="nl-NL" w:vendorID="9" w:dllVersion="512" w:checkStyle="1"/>
  <w:activeWritingStyle w:appName="MSWord" w:lang="nl-NL" w:vendorID="1" w:dllVersion="512" w:checkStyle="1"/>
  <w:proofState w:spelling="clean" w:grammar="clean"/>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314"/>
    <w:rsid w:val="00004941"/>
    <w:rsid w:val="00015FC7"/>
    <w:rsid w:val="00030415"/>
    <w:rsid w:val="00033ACB"/>
    <w:rsid w:val="00036E74"/>
    <w:rsid w:val="00047D8E"/>
    <w:rsid w:val="0005386E"/>
    <w:rsid w:val="000552DA"/>
    <w:rsid w:val="00065CFB"/>
    <w:rsid w:val="000730CE"/>
    <w:rsid w:val="00077A8A"/>
    <w:rsid w:val="00095680"/>
    <w:rsid w:val="000A129F"/>
    <w:rsid w:val="000A27E9"/>
    <w:rsid w:val="000A60C9"/>
    <w:rsid w:val="000A612F"/>
    <w:rsid w:val="000A6F90"/>
    <w:rsid w:val="000B6920"/>
    <w:rsid w:val="000B738B"/>
    <w:rsid w:val="000C2982"/>
    <w:rsid w:val="000D3DD1"/>
    <w:rsid w:val="000F361F"/>
    <w:rsid w:val="000F3C07"/>
    <w:rsid w:val="000F72DF"/>
    <w:rsid w:val="0010219B"/>
    <w:rsid w:val="00102545"/>
    <w:rsid w:val="00102C4D"/>
    <w:rsid w:val="00103DC4"/>
    <w:rsid w:val="001068EC"/>
    <w:rsid w:val="001113FC"/>
    <w:rsid w:val="00112FA0"/>
    <w:rsid w:val="00116D60"/>
    <w:rsid w:val="00122608"/>
    <w:rsid w:val="0013066C"/>
    <w:rsid w:val="00135197"/>
    <w:rsid w:val="001410F3"/>
    <w:rsid w:val="001444A7"/>
    <w:rsid w:val="0015153B"/>
    <w:rsid w:val="001523C1"/>
    <w:rsid w:val="00152F55"/>
    <w:rsid w:val="00153797"/>
    <w:rsid w:val="00154E6C"/>
    <w:rsid w:val="00162B9C"/>
    <w:rsid w:val="00170370"/>
    <w:rsid w:val="00181218"/>
    <w:rsid w:val="00183F43"/>
    <w:rsid w:val="0019669E"/>
    <w:rsid w:val="001A0DFC"/>
    <w:rsid w:val="001A1DE4"/>
    <w:rsid w:val="001A334D"/>
    <w:rsid w:val="001B0E59"/>
    <w:rsid w:val="001B2EF1"/>
    <w:rsid w:val="001B4714"/>
    <w:rsid w:val="001B76AC"/>
    <w:rsid w:val="001C397E"/>
    <w:rsid w:val="001C4244"/>
    <w:rsid w:val="001C791E"/>
    <w:rsid w:val="001D18D2"/>
    <w:rsid w:val="001D34EC"/>
    <w:rsid w:val="001E2614"/>
    <w:rsid w:val="001E5B8D"/>
    <w:rsid w:val="001E7A99"/>
    <w:rsid w:val="001F06F3"/>
    <w:rsid w:val="001F3D4F"/>
    <w:rsid w:val="00217D59"/>
    <w:rsid w:val="002252E2"/>
    <w:rsid w:val="0023056E"/>
    <w:rsid w:val="00234907"/>
    <w:rsid w:val="00240F36"/>
    <w:rsid w:val="00246957"/>
    <w:rsid w:val="002503E3"/>
    <w:rsid w:val="002527F8"/>
    <w:rsid w:val="00255CDE"/>
    <w:rsid w:val="00257066"/>
    <w:rsid w:val="00260BFC"/>
    <w:rsid w:val="00267149"/>
    <w:rsid w:val="00276FDF"/>
    <w:rsid w:val="00281964"/>
    <w:rsid w:val="00284D12"/>
    <w:rsid w:val="00290E07"/>
    <w:rsid w:val="00291497"/>
    <w:rsid w:val="002948B8"/>
    <w:rsid w:val="0029502F"/>
    <w:rsid w:val="00295286"/>
    <w:rsid w:val="0029730C"/>
    <w:rsid w:val="002A3096"/>
    <w:rsid w:val="002A483F"/>
    <w:rsid w:val="002A6E79"/>
    <w:rsid w:val="002A7457"/>
    <w:rsid w:val="002A7BB1"/>
    <w:rsid w:val="002A7E6A"/>
    <w:rsid w:val="002B27BD"/>
    <w:rsid w:val="002B3B9D"/>
    <w:rsid w:val="002B3E47"/>
    <w:rsid w:val="002D6C16"/>
    <w:rsid w:val="002E1B2E"/>
    <w:rsid w:val="002E212E"/>
    <w:rsid w:val="002E76D5"/>
    <w:rsid w:val="002F1357"/>
    <w:rsid w:val="002F71DF"/>
    <w:rsid w:val="00304F2E"/>
    <w:rsid w:val="00307B79"/>
    <w:rsid w:val="00310989"/>
    <w:rsid w:val="00323E3C"/>
    <w:rsid w:val="00324EDC"/>
    <w:rsid w:val="003406A3"/>
    <w:rsid w:val="00340E66"/>
    <w:rsid w:val="0034488F"/>
    <w:rsid w:val="00362C54"/>
    <w:rsid w:val="00363646"/>
    <w:rsid w:val="003636A0"/>
    <w:rsid w:val="00370243"/>
    <w:rsid w:val="0038052D"/>
    <w:rsid w:val="00380B0E"/>
    <w:rsid w:val="003841E8"/>
    <w:rsid w:val="00393691"/>
    <w:rsid w:val="003A06E0"/>
    <w:rsid w:val="003A5122"/>
    <w:rsid w:val="003A5EE3"/>
    <w:rsid w:val="003A7598"/>
    <w:rsid w:val="003B0894"/>
    <w:rsid w:val="003B4AC5"/>
    <w:rsid w:val="003C25E5"/>
    <w:rsid w:val="003E1F61"/>
    <w:rsid w:val="003E31BA"/>
    <w:rsid w:val="003F61CD"/>
    <w:rsid w:val="00401260"/>
    <w:rsid w:val="004205E7"/>
    <w:rsid w:val="004265F3"/>
    <w:rsid w:val="004314B2"/>
    <w:rsid w:val="00432BC4"/>
    <w:rsid w:val="004343A0"/>
    <w:rsid w:val="00434DFA"/>
    <w:rsid w:val="00441F6B"/>
    <w:rsid w:val="0046095B"/>
    <w:rsid w:val="0046106B"/>
    <w:rsid w:val="0046257C"/>
    <w:rsid w:val="0047132B"/>
    <w:rsid w:val="0047588B"/>
    <w:rsid w:val="00476884"/>
    <w:rsid w:val="00480C8C"/>
    <w:rsid w:val="00482A82"/>
    <w:rsid w:val="00486A50"/>
    <w:rsid w:val="00486C15"/>
    <w:rsid w:val="00490FA8"/>
    <w:rsid w:val="00494B6B"/>
    <w:rsid w:val="004A13DD"/>
    <w:rsid w:val="004A638D"/>
    <w:rsid w:val="004A7312"/>
    <w:rsid w:val="004B10DA"/>
    <w:rsid w:val="004B2716"/>
    <w:rsid w:val="004B3716"/>
    <w:rsid w:val="004B3720"/>
    <w:rsid w:val="004B5A65"/>
    <w:rsid w:val="004B5AC0"/>
    <w:rsid w:val="004E0F77"/>
    <w:rsid w:val="004E4169"/>
    <w:rsid w:val="004E5465"/>
    <w:rsid w:val="004E604B"/>
    <w:rsid w:val="004F292A"/>
    <w:rsid w:val="00500D34"/>
    <w:rsid w:val="0050332E"/>
    <w:rsid w:val="00507262"/>
    <w:rsid w:val="005124FF"/>
    <w:rsid w:val="0053511F"/>
    <w:rsid w:val="00540A2C"/>
    <w:rsid w:val="00542E07"/>
    <w:rsid w:val="005458E0"/>
    <w:rsid w:val="005475EC"/>
    <w:rsid w:val="005740C4"/>
    <w:rsid w:val="00577ABA"/>
    <w:rsid w:val="00580A55"/>
    <w:rsid w:val="00587A98"/>
    <w:rsid w:val="0059363C"/>
    <w:rsid w:val="00594BF1"/>
    <w:rsid w:val="00596B77"/>
    <w:rsid w:val="005A1781"/>
    <w:rsid w:val="005B5696"/>
    <w:rsid w:val="005B57F1"/>
    <w:rsid w:val="005B64C6"/>
    <w:rsid w:val="005C066E"/>
    <w:rsid w:val="005C3953"/>
    <w:rsid w:val="005E2648"/>
    <w:rsid w:val="005E579B"/>
    <w:rsid w:val="005F256E"/>
    <w:rsid w:val="00615E56"/>
    <w:rsid w:val="00642A76"/>
    <w:rsid w:val="006450D4"/>
    <w:rsid w:val="00646FAE"/>
    <w:rsid w:val="006474EA"/>
    <w:rsid w:val="006538D1"/>
    <w:rsid w:val="00673F0D"/>
    <w:rsid w:val="00674449"/>
    <w:rsid w:val="00680A65"/>
    <w:rsid w:val="006813BA"/>
    <w:rsid w:val="00685366"/>
    <w:rsid w:val="00687D1A"/>
    <w:rsid w:val="006931DE"/>
    <w:rsid w:val="00696880"/>
    <w:rsid w:val="006A1C61"/>
    <w:rsid w:val="006B5866"/>
    <w:rsid w:val="006C5FB4"/>
    <w:rsid w:val="006D2570"/>
    <w:rsid w:val="006D3061"/>
    <w:rsid w:val="006D5722"/>
    <w:rsid w:val="006E01DE"/>
    <w:rsid w:val="00703518"/>
    <w:rsid w:val="00722310"/>
    <w:rsid w:val="0073645A"/>
    <w:rsid w:val="00737D88"/>
    <w:rsid w:val="00740A2E"/>
    <w:rsid w:val="007410FC"/>
    <w:rsid w:val="00747062"/>
    <w:rsid w:val="00747B48"/>
    <w:rsid w:val="00750D16"/>
    <w:rsid w:val="00771142"/>
    <w:rsid w:val="0077122E"/>
    <w:rsid w:val="007745F3"/>
    <w:rsid w:val="00782D39"/>
    <w:rsid w:val="00786573"/>
    <w:rsid w:val="00791C84"/>
    <w:rsid w:val="007A1630"/>
    <w:rsid w:val="007A1B58"/>
    <w:rsid w:val="007A372A"/>
    <w:rsid w:val="007A6F3D"/>
    <w:rsid w:val="007B4B47"/>
    <w:rsid w:val="007C3C7F"/>
    <w:rsid w:val="007C7076"/>
    <w:rsid w:val="007C7E8F"/>
    <w:rsid w:val="007D157F"/>
    <w:rsid w:val="007D68B1"/>
    <w:rsid w:val="007E3377"/>
    <w:rsid w:val="007E41FD"/>
    <w:rsid w:val="007E66F8"/>
    <w:rsid w:val="00803C01"/>
    <w:rsid w:val="00807078"/>
    <w:rsid w:val="00812755"/>
    <w:rsid w:val="0082105F"/>
    <w:rsid w:val="00830111"/>
    <w:rsid w:val="00830AD2"/>
    <w:rsid w:val="008314C3"/>
    <w:rsid w:val="008314ED"/>
    <w:rsid w:val="00832254"/>
    <w:rsid w:val="00835A63"/>
    <w:rsid w:val="00836982"/>
    <w:rsid w:val="008431CF"/>
    <w:rsid w:val="00847B40"/>
    <w:rsid w:val="00847CC8"/>
    <w:rsid w:val="008514C8"/>
    <w:rsid w:val="00852253"/>
    <w:rsid w:val="00852B92"/>
    <w:rsid w:val="00852F75"/>
    <w:rsid w:val="00854AEA"/>
    <w:rsid w:val="00856580"/>
    <w:rsid w:val="00866153"/>
    <w:rsid w:val="008741DF"/>
    <w:rsid w:val="00876E24"/>
    <w:rsid w:val="008811B8"/>
    <w:rsid w:val="00895295"/>
    <w:rsid w:val="00896BBC"/>
    <w:rsid w:val="00897D4D"/>
    <w:rsid w:val="008A0BA9"/>
    <w:rsid w:val="008A3783"/>
    <w:rsid w:val="008B53EC"/>
    <w:rsid w:val="008C5B34"/>
    <w:rsid w:val="008C75F2"/>
    <w:rsid w:val="008D2F2A"/>
    <w:rsid w:val="008D5635"/>
    <w:rsid w:val="008F518D"/>
    <w:rsid w:val="00901980"/>
    <w:rsid w:val="009145EA"/>
    <w:rsid w:val="00923BD5"/>
    <w:rsid w:val="00926DE7"/>
    <w:rsid w:val="00927028"/>
    <w:rsid w:val="009314B4"/>
    <w:rsid w:val="009429DE"/>
    <w:rsid w:val="00943D31"/>
    <w:rsid w:val="00956F76"/>
    <w:rsid w:val="00957995"/>
    <w:rsid w:val="00960338"/>
    <w:rsid w:val="009660E0"/>
    <w:rsid w:val="00970325"/>
    <w:rsid w:val="009915AA"/>
    <w:rsid w:val="00993B4B"/>
    <w:rsid w:val="0099433A"/>
    <w:rsid w:val="00996E48"/>
    <w:rsid w:val="009A21C2"/>
    <w:rsid w:val="009B337C"/>
    <w:rsid w:val="009B7AAB"/>
    <w:rsid w:val="009C3734"/>
    <w:rsid w:val="009C4CAD"/>
    <w:rsid w:val="009C6C90"/>
    <w:rsid w:val="009D317D"/>
    <w:rsid w:val="009F2BF4"/>
    <w:rsid w:val="009F5A27"/>
    <w:rsid w:val="00A05437"/>
    <w:rsid w:val="00A1317F"/>
    <w:rsid w:val="00A134DC"/>
    <w:rsid w:val="00A16BD9"/>
    <w:rsid w:val="00A20828"/>
    <w:rsid w:val="00A262F2"/>
    <w:rsid w:val="00A269A2"/>
    <w:rsid w:val="00A334A3"/>
    <w:rsid w:val="00A508D9"/>
    <w:rsid w:val="00A544A7"/>
    <w:rsid w:val="00A54E2B"/>
    <w:rsid w:val="00A612C7"/>
    <w:rsid w:val="00A72E96"/>
    <w:rsid w:val="00A750DD"/>
    <w:rsid w:val="00A77A25"/>
    <w:rsid w:val="00A83372"/>
    <w:rsid w:val="00A93E92"/>
    <w:rsid w:val="00AA37E3"/>
    <w:rsid w:val="00AD1C7E"/>
    <w:rsid w:val="00AD3759"/>
    <w:rsid w:val="00AD4B80"/>
    <w:rsid w:val="00AE4E3B"/>
    <w:rsid w:val="00B010B8"/>
    <w:rsid w:val="00B1057F"/>
    <w:rsid w:val="00B11A1C"/>
    <w:rsid w:val="00B160E4"/>
    <w:rsid w:val="00B23950"/>
    <w:rsid w:val="00B3251E"/>
    <w:rsid w:val="00B32705"/>
    <w:rsid w:val="00B36E95"/>
    <w:rsid w:val="00B40CD9"/>
    <w:rsid w:val="00B413F7"/>
    <w:rsid w:val="00B46ED3"/>
    <w:rsid w:val="00B63F46"/>
    <w:rsid w:val="00B6622F"/>
    <w:rsid w:val="00B92D11"/>
    <w:rsid w:val="00B95292"/>
    <w:rsid w:val="00BA009D"/>
    <w:rsid w:val="00BA0ABC"/>
    <w:rsid w:val="00BA334E"/>
    <w:rsid w:val="00BA6E83"/>
    <w:rsid w:val="00BB7D01"/>
    <w:rsid w:val="00BD0C75"/>
    <w:rsid w:val="00BD4E9F"/>
    <w:rsid w:val="00BF1452"/>
    <w:rsid w:val="00BF5416"/>
    <w:rsid w:val="00C10335"/>
    <w:rsid w:val="00C143EC"/>
    <w:rsid w:val="00C16736"/>
    <w:rsid w:val="00C21AC2"/>
    <w:rsid w:val="00C21EAD"/>
    <w:rsid w:val="00C232C8"/>
    <w:rsid w:val="00C514C9"/>
    <w:rsid w:val="00C551C7"/>
    <w:rsid w:val="00C5595E"/>
    <w:rsid w:val="00C62CB2"/>
    <w:rsid w:val="00C640F6"/>
    <w:rsid w:val="00C66FFE"/>
    <w:rsid w:val="00C67FF9"/>
    <w:rsid w:val="00C703E1"/>
    <w:rsid w:val="00C81BC3"/>
    <w:rsid w:val="00C85715"/>
    <w:rsid w:val="00C93478"/>
    <w:rsid w:val="00C94F03"/>
    <w:rsid w:val="00CA16B5"/>
    <w:rsid w:val="00CA228E"/>
    <w:rsid w:val="00CC3314"/>
    <w:rsid w:val="00CD3799"/>
    <w:rsid w:val="00CD3E8D"/>
    <w:rsid w:val="00CE5D7E"/>
    <w:rsid w:val="00D02955"/>
    <w:rsid w:val="00D0356C"/>
    <w:rsid w:val="00D04794"/>
    <w:rsid w:val="00D0649A"/>
    <w:rsid w:val="00D129DE"/>
    <w:rsid w:val="00D14DFB"/>
    <w:rsid w:val="00D205AB"/>
    <w:rsid w:val="00D2484B"/>
    <w:rsid w:val="00D308A8"/>
    <w:rsid w:val="00D31F89"/>
    <w:rsid w:val="00D32842"/>
    <w:rsid w:val="00D35B83"/>
    <w:rsid w:val="00D40197"/>
    <w:rsid w:val="00D44359"/>
    <w:rsid w:val="00D507EB"/>
    <w:rsid w:val="00D51E1D"/>
    <w:rsid w:val="00D609E1"/>
    <w:rsid w:val="00D60DAD"/>
    <w:rsid w:val="00D66F22"/>
    <w:rsid w:val="00D758DE"/>
    <w:rsid w:val="00D7762E"/>
    <w:rsid w:val="00D82A40"/>
    <w:rsid w:val="00D87715"/>
    <w:rsid w:val="00D92CD7"/>
    <w:rsid w:val="00D95133"/>
    <w:rsid w:val="00D96D92"/>
    <w:rsid w:val="00DA3513"/>
    <w:rsid w:val="00DA5B73"/>
    <w:rsid w:val="00DB306D"/>
    <w:rsid w:val="00DB3675"/>
    <w:rsid w:val="00DD1ACF"/>
    <w:rsid w:val="00DE5CB6"/>
    <w:rsid w:val="00DE622E"/>
    <w:rsid w:val="00E01020"/>
    <w:rsid w:val="00E01111"/>
    <w:rsid w:val="00E01579"/>
    <w:rsid w:val="00E21428"/>
    <w:rsid w:val="00E4542D"/>
    <w:rsid w:val="00E61E63"/>
    <w:rsid w:val="00E647CC"/>
    <w:rsid w:val="00E656BE"/>
    <w:rsid w:val="00E7034D"/>
    <w:rsid w:val="00E760EE"/>
    <w:rsid w:val="00E7612D"/>
    <w:rsid w:val="00E801A3"/>
    <w:rsid w:val="00E82DD7"/>
    <w:rsid w:val="00E8371B"/>
    <w:rsid w:val="00E90A8C"/>
    <w:rsid w:val="00E91301"/>
    <w:rsid w:val="00E93161"/>
    <w:rsid w:val="00E93F3D"/>
    <w:rsid w:val="00EA354E"/>
    <w:rsid w:val="00EA6847"/>
    <w:rsid w:val="00EA7360"/>
    <w:rsid w:val="00EB256D"/>
    <w:rsid w:val="00EB28EA"/>
    <w:rsid w:val="00EB55D0"/>
    <w:rsid w:val="00EC097D"/>
    <w:rsid w:val="00EC260D"/>
    <w:rsid w:val="00EC26A6"/>
    <w:rsid w:val="00EC5BC8"/>
    <w:rsid w:val="00ED13F8"/>
    <w:rsid w:val="00ED1B35"/>
    <w:rsid w:val="00ED5508"/>
    <w:rsid w:val="00ED5830"/>
    <w:rsid w:val="00EE1748"/>
    <w:rsid w:val="00EE4DDB"/>
    <w:rsid w:val="00F018B0"/>
    <w:rsid w:val="00F02538"/>
    <w:rsid w:val="00F03403"/>
    <w:rsid w:val="00F06C20"/>
    <w:rsid w:val="00F12C6F"/>
    <w:rsid w:val="00F20F21"/>
    <w:rsid w:val="00F21BF4"/>
    <w:rsid w:val="00F2260A"/>
    <w:rsid w:val="00F27D9A"/>
    <w:rsid w:val="00F308EF"/>
    <w:rsid w:val="00F34996"/>
    <w:rsid w:val="00F408F3"/>
    <w:rsid w:val="00F409A3"/>
    <w:rsid w:val="00F40D03"/>
    <w:rsid w:val="00F548E0"/>
    <w:rsid w:val="00F621EC"/>
    <w:rsid w:val="00F74770"/>
    <w:rsid w:val="00F90389"/>
    <w:rsid w:val="00F91899"/>
    <w:rsid w:val="00F92772"/>
    <w:rsid w:val="00F9515D"/>
    <w:rsid w:val="00FA4D27"/>
    <w:rsid w:val="00FA6C5D"/>
    <w:rsid w:val="00FB3128"/>
    <w:rsid w:val="00FB31CA"/>
    <w:rsid w:val="00FC0059"/>
    <w:rsid w:val="00FC216F"/>
    <w:rsid w:val="00FC2C75"/>
    <w:rsid w:val="00FD1705"/>
    <w:rsid w:val="00FD1F08"/>
    <w:rsid w:val="00FD2CE0"/>
    <w:rsid w:val="00FD67A8"/>
    <w:rsid w:val="00FF1276"/>
    <w:rsid w:val="00FF2B27"/>
    <w:rsid w:val="00FF3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7CB49"/>
  <w15:docId w15:val="{D99D2E39-7B4E-44B1-853F-8D6026C0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7"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73"/>
    <w:pPr>
      <w:spacing w:before="240" w:after="240"/>
    </w:pPr>
    <w:rPr>
      <w:rFonts w:asciiTheme="minorHAnsi" w:hAnsiTheme="minorHAnsi"/>
      <w:snapToGrid w:val="0"/>
      <w:color w:val="000000"/>
      <w:sz w:val="24"/>
      <w:lang w:eastAsia="en-US"/>
    </w:rPr>
  </w:style>
  <w:style w:type="paragraph" w:styleId="Heading1">
    <w:name w:val="heading 1"/>
    <w:basedOn w:val="Headingwithoutnumbering"/>
    <w:next w:val="Normal"/>
    <w:link w:val="Heading1Char"/>
    <w:autoRedefine/>
    <w:qFormat/>
    <w:rsid w:val="00112FA0"/>
    <w:rPr>
      <w:lang w:val="en-US"/>
    </w:rPr>
  </w:style>
  <w:style w:type="paragraph" w:styleId="Heading2">
    <w:name w:val="heading 2"/>
    <w:basedOn w:val="Normal"/>
    <w:next w:val="Normal"/>
    <w:autoRedefine/>
    <w:qFormat/>
    <w:rsid w:val="00476884"/>
    <w:pPr>
      <w:keepNext/>
      <w:outlineLvl w:val="1"/>
    </w:pPr>
    <w:rPr>
      <w:b/>
      <w:lang w:val="en-US"/>
    </w:rPr>
  </w:style>
  <w:style w:type="paragraph" w:styleId="Heading3">
    <w:name w:val="heading 3"/>
    <w:basedOn w:val="Heading1"/>
    <w:next w:val="Normal"/>
    <w:autoRedefine/>
    <w:qFormat/>
    <w:rsid w:val="001523C1"/>
    <w:pPr>
      <w:pageBreakBefore w:val="0"/>
      <w:numPr>
        <w:numId w:val="11"/>
      </w:numPr>
      <w:outlineLvl w:val="2"/>
    </w:pPr>
    <w:rPr>
      <w:sz w:val="32"/>
    </w:rPr>
  </w:style>
  <w:style w:type="paragraph" w:styleId="Heading4">
    <w:name w:val="heading 4"/>
    <w:basedOn w:val="Textafterheading"/>
    <w:next w:val="Normal"/>
    <w:qFormat/>
    <w:rsid w:val="00291497"/>
    <w:pPr>
      <w:keepNext/>
      <w:outlineLvl w:val="3"/>
    </w:pPr>
    <w:rPr>
      <w:rFonts w:cs="Consolas"/>
      <w:i/>
      <w:szCs w:val="21"/>
    </w:rPr>
  </w:style>
  <w:style w:type="paragraph" w:styleId="Heading5">
    <w:name w:val="heading 5"/>
    <w:basedOn w:val="Normal"/>
    <w:next w:val="Normal"/>
    <w:qFormat/>
    <w:rsid w:val="00B46ED3"/>
    <w:pPr>
      <w:keepNext/>
      <w:ind w:right="-30"/>
      <w:jc w:val="center"/>
      <w:outlineLvl w:val="4"/>
    </w:pPr>
  </w:style>
  <w:style w:type="paragraph" w:styleId="Heading6">
    <w:name w:val="heading 6"/>
    <w:basedOn w:val="Normal"/>
    <w:next w:val="Normal"/>
    <w:qFormat/>
    <w:rsid w:val="00B46ED3"/>
    <w:pPr>
      <w:keepNext/>
      <w:ind w:right="510"/>
      <w:jc w:val="center"/>
      <w:outlineLvl w:val="5"/>
    </w:pPr>
  </w:style>
  <w:style w:type="paragraph" w:styleId="Heading7">
    <w:name w:val="heading 7"/>
    <w:basedOn w:val="Normal"/>
    <w:next w:val="Normal"/>
    <w:qFormat/>
    <w:rsid w:val="00B46ED3"/>
    <w:pPr>
      <w:keepNext/>
      <w:outlineLvl w:val="6"/>
    </w:pPr>
    <w:rPr>
      <w:rFonts w:ascii="Arial" w:hAnsi="Arial"/>
      <w:i/>
    </w:rPr>
  </w:style>
  <w:style w:type="paragraph" w:styleId="Heading8">
    <w:name w:val="heading 8"/>
    <w:basedOn w:val="Normal"/>
    <w:next w:val="Normal"/>
    <w:qFormat/>
    <w:rsid w:val="00B46ED3"/>
    <w:pPr>
      <w:keepNext/>
      <w:outlineLvl w:val="7"/>
    </w:pPr>
    <w:rPr>
      <w:b/>
      <w:color w:val="800000"/>
    </w:rPr>
  </w:style>
  <w:style w:type="paragraph" w:styleId="Heading9">
    <w:name w:val="heading 9"/>
    <w:basedOn w:val="Normal"/>
    <w:next w:val="Normal"/>
    <w:qFormat/>
    <w:rsid w:val="00B46ED3"/>
    <w:pPr>
      <w:keepNext/>
      <w:outlineLvl w:val="8"/>
    </w:pPr>
    <w:rPr>
      <w:color w:val="8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style>
  <w:style w:type="paragraph" w:customStyle="1" w:styleId="DefinitionList">
    <w:name w:val="Definition List"/>
    <w:basedOn w:val="Normal"/>
    <w:next w:val="DefinitionTerm"/>
    <w:pPr>
      <w:ind w:left="360"/>
    </w:pPr>
  </w:style>
  <w:style w:type="paragraph" w:styleId="EndnoteText">
    <w:name w:val="endnote text"/>
    <w:basedOn w:val="Normal"/>
    <w:semiHidden/>
  </w:style>
  <w:style w:type="paragraph" w:styleId="BodyTextIndent">
    <w:name w:val="Body Text Indent"/>
    <w:basedOn w:val="Normal"/>
    <w:semiHidden/>
    <w:pPr>
      <w:ind w:left="360"/>
      <w:jc w:val="both"/>
    </w:pPr>
  </w:style>
  <w:style w:type="paragraph" w:styleId="BodyText">
    <w:name w:val="Body Text"/>
    <w:basedOn w:val="Normal"/>
    <w:link w:val="BodyTextChar"/>
    <w:semiHidden/>
    <w:rPr>
      <w:i/>
    </w:rPr>
  </w:style>
  <w:style w:type="paragraph" w:styleId="BodyText2">
    <w:name w:val="Body Text 2"/>
    <w:basedOn w:val="Normal"/>
    <w:semiHidden/>
    <w:pPr>
      <w:jc w:val="center"/>
    </w:pPr>
  </w:style>
  <w:style w:type="character" w:styleId="Hyperlink">
    <w:name w:val="Hyperlink"/>
    <w:basedOn w:val="DefaultParagraphFont"/>
    <w:uiPriority w:val="99"/>
    <w:rPr>
      <w:color w:val="0000FF"/>
      <w:u w:val="single"/>
    </w:rPr>
  </w:style>
  <w:style w:type="character" w:styleId="Strong">
    <w:name w:val="Strong"/>
    <w:basedOn w:val="DefaultParagraphFont"/>
    <w:uiPriority w:val="22"/>
    <w:qFormat/>
    <w:rPr>
      <w:b/>
    </w:rPr>
  </w:style>
  <w:style w:type="paragraph" w:styleId="Footer">
    <w:name w:val="footer"/>
    <w:basedOn w:val="Normal"/>
    <w:semiHidden/>
    <w:pPr>
      <w:tabs>
        <w:tab w:val="center" w:pos="4320"/>
        <w:tab w:val="right" w:pos="8640"/>
      </w:tabs>
    </w:pPr>
  </w:style>
  <w:style w:type="paragraph" w:styleId="Caption">
    <w:name w:val="caption"/>
    <w:aliases w:val="table and figure"/>
    <w:basedOn w:val="Normal"/>
    <w:next w:val="Normal"/>
    <w:uiPriority w:val="7"/>
    <w:qFormat/>
    <w:pPr>
      <w:ind w:left="720"/>
    </w:pPr>
    <w:rPr>
      <w:i/>
    </w:rPr>
  </w:style>
  <w:style w:type="character" w:styleId="Emphasis">
    <w:name w:val="Emphasis"/>
    <w:basedOn w:val="DefaultParagraphFont"/>
    <w:uiPriority w:val="20"/>
    <w:qFormat/>
    <w:rPr>
      <w:i/>
    </w:rPr>
  </w:style>
  <w:style w:type="paragraph" w:styleId="BodyText3">
    <w:name w:val="Body Text 3"/>
    <w:basedOn w:val="Normal"/>
    <w:semiHidden/>
    <w:pPr>
      <w:jc w:val="center"/>
    </w:pPr>
    <w:rPr>
      <w:sz w:val="16"/>
    </w:rPr>
  </w:style>
  <w:style w:type="paragraph" w:styleId="BodyTextIndent2">
    <w:name w:val="Body Text Indent 2"/>
    <w:basedOn w:val="Normal"/>
    <w:semiHidden/>
    <w:pPr>
      <w:ind w:left="357"/>
    </w:pPr>
    <w:rPr>
      <w:color w:val="800000"/>
    </w:rPr>
  </w:style>
  <w:style w:type="paragraph" w:styleId="BodyTextIndent3">
    <w:name w:val="Body Text Indent 3"/>
    <w:basedOn w:val="Normal"/>
    <w:semiHidden/>
    <w:pPr>
      <w:tabs>
        <w:tab w:val="left" w:pos="3960"/>
        <w:tab w:val="left" w:pos="4320"/>
      </w:tabs>
      <w:ind w:left="4320" w:hanging="4320"/>
    </w:pPr>
    <w:rPr>
      <w:color w:val="800000"/>
    </w:rPr>
  </w:style>
  <w:style w:type="paragraph" w:styleId="TOC1">
    <w:name w:val="toc 1"/>
    <w:basedOn w:val="Normal"/>
    <w:next w:val="Normal"/>
    <w:autoRedefine/>
    <w:uiPriority w:val="39"/>
    <w:pPr>
      <w:spacing w:before="120" w:after="0"/>
    </w:pPr>
    <w:rPr>
      <w:rFonts w:cstheme="minorHAnsi"/>
      <w:b/>
      <w:bCs/>
      <w:i/>
      <w:iCs/>
      <w:szCs w:val="24"/>
    </w:rPr>
  </w:style>
  <w:style w:type="paragraph" w:styleId="TOC2">
    <w:name w:val="toc 2"/>
    <w:basedOn w:val="Normal"/>
    <w:next w:val="Normal"/>
    <w:autoRedefine/>
    <w:uiPriority w:val="39"/>
    <w:pPr>
      <w:spacing w:before="120" w:after="0"/>
      <w:ind w:left="240"/>
    </w:pPr>
    <w:rPr>
      <w:rFonts w:cstheme="minorHAnsi"/>
      <w:b/>
      <w:bCs/>
      <w:sz w:val="22"/>
      <w:szCs w:val="22"/>
    </w:rPr>
  </w:style>
  <w:style w:type="paragraph" w:styleId="TOC3">
    <w:name w:val="toc 3"/>
    <w:basedOn w:val="Normal"/>
    <w:next w:val="Normal"/>
    <w:autoRedefine/>
    <w:uiPriority w:val="39"/>
    <w:pPr>
      <w:spacing w:before="0" w:after="0"/>
      <w:ind w:left="480"/>
    </w:pPr>
    <w:rPr>
      <w:rFonts w:cstheme="minorHAnsi"/>
      <w:sz w:val="20"/>
    </w:rPr>
  </w:style>
  <w:style w:type="paragraph" w:styleId="TOC4">
    <w:name w:val="toc 4"/>
    <w:basedOn w:val="Normal"/>
    <w:next w:val="Normal"/>
    <w:autoRedefine/>
    <w:semiHidden/>
    <w:pPr>
      <w:spacing w:before="0" w:after="0"/>
      <w:ind w:left="720"/>
    </w:pPr>
    <w:rPr>
      <w:rFonts w:cstheme="minorHAnsi"/>
      <w:sz w:val="20"/>
    </w:rPr>
  </w:style>
  <w:style w:type="paragraph" w:styleId="TOC5">
    <w:name w:val="toc 5"/>
    <w:basedOn w:val="Normal"/>
    <w:next w:val="Normal"/>
    <w:autoRedefine/>
    <w:semiHidden/>
    <w:pPr>
      <w:spacing w:before="0" w:after="0"/>
      <w:ind w:left="960"/>
    </w:pPr>
    <w:rPr>
      <w:rFonts w:cstheme="minorHAnsi"/>
      <w:sz w:val="20"/>
    </w:rPr>
  </w:style>
  <w:style w:type="paragraph" w:styleId="TOC6">
    <w:name w:val="toc 6"/>
    <w:basedOn w:val="Normal"/>
    <w:next w:val="Normal"/>
    <w:autoRedefine/>
    <w:semiHidden/>
    <w:pPr>
      <w:spacing w:before="0" w:after="0"/>
      <w:ind w:left="1200"/>
    </w:pPr>
    <w:rPr>
      <w:rFonts w:cstheme="minorHAnsi"/>
      <w:sz w:val="20"/>
    </w:rPr>
  </w:style>
  <w:style w:type="paragraph" w:styleId="TOC7">
    <w:name w:val="toc 7"/>
    <w:basedOn w:val="Normal"/>
    <w:next w:val="Normal"/>
    <w:autoRedefine/>
    <w:semiHidden/>
    <w:pPr>
      <w:spacing w:before="0" w:after="0"/>
      <w:ind w:left="1440"/>
    </w:pPr>
    <w:rPr>
      <w:rFonts w:cstheme="minorHAnsi"/>
      <w:sz w:val="20"/>
    </w:rPr>
  </w:style>
  <w:style w:type="paragraph" w:styleId="TOC8">
    <w:name w:val="toc 8"/>
    <w:basedOn w:val="Normal"/>
    <w:next w:val="Normal"/>
    <w:autoRedefine/>
    <w:semiHidden/>
    <w:pPr>
      <w:spacing w:before="0" w:after="0"/>
      <w:ind w:left="1680"/>
    </w:pPr>
    <w:rPr>
      <w:rFonts w:cstheme="minorHAnsi"/>
      <w:sz w:val="20"/>
    </w:rPr>
  </w:style>
  <w:style w:type="paragraph" w:styleId="TOC9">
    <w:name w:val="toc 9"/>
    <w:basedOn w:val="Normal"/>
    <w:next w:val="Normal"/>
    <w:autoRedefine/>
    <w:semiHidden/>
    <w:pPr>
      <w:spacing w:before="0" w:after="0"/>
      <w:ind w:left="1920"/>
    </w:pPr>
    <w:rPr>
      <w:rFonts w:cstheme="minorHAnsi"/>
      <w:sz w:val="20"/>
    </w:rPr>
  </w:style>
  <w:style w:type="character" w:styleId="PageNumber">
    <w:name w:val="page number"/>
    <w:basedOn w:val="DefaultParagraphFont"/>
    <w:semiHidden/>
  </w:style>
  <w:style w:type="paragraph" w:customStyle="1" w:styleId="Standaard">
    <w:name w:val="Standaard"/>
    <w:pPr>
      <w:ind w:firstLine="576"/>
    </w:pPr>
    <w:rPr>
      <w:rFonts w:ascii="Times Roman" w:hAnsi="Times Roman"/>
      <w:sz w:val="24"/>
      <w:lang w:val="en-US" w:eastAsia="en-US"/>
    </w:rPr>
  </w:style>
  <w:style w:type="paragraph" w:styleId="TableofFigures">
    <w:name w:val="table of figures"/>
    <w:basedOn w:val="Normal"/>
    <w:next w:val="Normal"/>
    <w:semiHidden/>
    <w:pPr>
      <w:spacing w:after="0"/>
      <w:ind w:left="480" w:hanging="480"/>
    </w:pPr>
    <w:rPr>
      <w:smallCaps/>
      <w:sz w:val="20"/>
    </w:rPr>
  </w:style>
  <w:style w:type="paragraph" w:styleId="TableofAuthorities">
    <w:name w:val="table of authorities"/>
    <w:basedOn w:val="Normal"/>
    <w:next w:val="Normal"/>
    <w:semiHidden/>
    <w:pPr>
      <w:ind w:left="240" w:hanging="240"/>
    </w:pPr>
  </w:style>
  <w:style w:type="paragraph" w:styleId="TOAHeading">
    <w:name w:val="toa heading"/>
    <w:basedOn w:val="Normal"/>
    <w:next w:val="Normal"/>
    <w:semiHidden/>
    <w:pPr>
      <w:spacing w:before="120"/>
    </w:pPr>
    <w:rPr>
      <w:rFonts w:ascii="Arial" w:hAnsi="Arial"/>
      <w:b/>
    </w:rPr>
  </w:style>
  <w:style w:type="paragraph" w:styleId="Title">
    <w:name w:val="Title"/>
    <w:basedOn w:val="Normal"/>
    <w:qFormat/>
    <w:pPr>
      <w:jc w:val="center"/>
    </w:pPr>
    <w:rPr>
      <w:b/>
    </w:rPr>
  </w:style>
  <w:style w:type="paragraph" w:styleId="Header">
    <w:name w:val="head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rPr>
  </w:style>
  <w:style w:type="paragraph" w:styleId="Index1">
    <w:name w:val="index 1"/>
    <w:basedOn w:val="Normal"/>
    <w:next w:val="Normal"/>
    <w:autoRedefine/>
    <w:semiHidden/>
    <w:pPr>
      <w:spacing w:after="0"/>
      <w:ind w:left="240" w:hanging="240"/>
    </w:pPr>
    <w:rPr>
      <w:sz w:val="18"/>
    </w:rPr>
  </w:style>
  <w:style w:type="paragraph" w:styleId="Index2">
    <w:name w:val="index 2"/>
    <w:basedOn w:val="Normal"/>
    <w:next w:val="Normal"/>
    <w:autoRedefine/>
    <w:semiHidden/>
    <w:pPr>
      <w:spacing w:after="0"/>
      <w:ind w:left="480" w:hanging="240"/>
    </w:pPr>
    <w:rPr>
      <w:sz w:val="18"/>
    </w:rPr>
  </w:style>
  <w:style w:type="paragraph" w:styleId="Index3">
    <w:name w:val="index 3"/>
    <w:basedOn w:val="Normal"/>
    <w:next w:val="Normal"/>
    <w:autoRedefine/>
    <w:semiHidden/>
    <w:pPr>
      <w:spacing w:after="0"/>
      <w:ind w:left="720" w:hanging="240"/>
    </w:pPr>
    <w:rPr>
      <w:sz w:val="18"/>
    </w:rPr>
  </w:style>
  <w:style w:type="paragraph" w:styleId="Index4">
    <w:name w:val="index 4"/>
    <w:basedOn w:val="Normal"/>
    <w:next w:val="Normal"/>
    <w:autoRedefine/>
    <w:semiHidden/>
    <w:pPr>
      <w:spacing w:after="0"/>
      <w:ind w:left="960" w:hanging="240"/>
    </w:pPr>
    <w:rPr>
      <w:sz w:val="18"/>
    </w:rPr>
  </w:style>
  <w:style w:type="paragraph" w:styleId="Index5">
    <w:name w:val="index 5"/>
    <w:basedOn w:val="Normal"/>
    <w:next w:val="Normal"/>
    <w:autoRedefine/>
    <w:semiHidden/>
    <w:pPr>
      <w:spacing w:after="0"/>
      <w:ind w:left="1200" w:hanging="240"/>
    </w:pPr>
    <w:rPr>
      <w:sz w:val="18"/>
    </w:rPr>
  </w:style>
  <w:style w:type="paragraph" w:styleId="Index6">
    <w:name w:val="index 6"/>
    <w:basedOn w:val="Normal"/>
    <w:next w:val="Normal"/>
    <w:autoRedefine/>
    <w:semiHidden/>
    <w:pPr>
      <w:spacing w:after="0"/>
      <w:ind w:left="1440" w:hanging="240"/>
    </w:pPr>
    <w:rPr>
      <w:sz w:val="18"/>
    </w:rPr>
  </w:style>
  <w:style w:type="paragraph" w:styleId="Index7">
    <w:name w:val="index 7"/>
    <w:basedOn w:val="Normal"/>
    <w:next w:val="Normal"/>
    <w:autoRedefine/>
    <w:semiHidden/>
    <w:pPr>
      <w:spacing w:after="0"/>
      <w:ind w:left="1680" w:hanging="240"/>
    </w:pPr>
    <w:rPr>
      <w:sz w:val="18"/>
    </w:rPr>
  </w:style>
  <w:style w:type="paragraph" w:styleId="Index8">
    <w:name w:val="index 8"/>
    <w:basedOn w:val="Normal"/>
    <w:next w:val="Normal"/>
    <w:autoRedefine/>
    <w:semiHidden/>
    <w:pPr>
      <w:spacing w:after="0"/>
      <w:ind w:left="1920" w:hanging="240"/>
    </w:pPr>
    <w:rPr>
      <w:sz w:val="18"/>
    </w:rPr>
  </w:style>
  <w:style w:type="paragraph" w:styleId="Index9">
    <w:name w:val="index 9"/>
    <w:basedOn w:val="Normal"/>
    <w:next w:val="Normal"/>
    <w:autoRedefine/>
    <w:semiHidden/>
    <w:pPr>
      <w:spacing w:after="0"/>
      <w:ind w:left="2160" w:hanging="240"/>
    </w:pPr>
    <w:rPr>
      <w:sz w:val="18"/>
    </w:rPr>
  </w:style>
  <w:style w:type="paragraph" w:styleId="IndexHeading">
    <w:name w:val="index heading"/>
    <w:basedOn w:val="Normal"/>
    <w:next w:val="Index1"/>
    <w:semiHidden/>
    <w:pPr>
      <w:pBdr>
        <w:top w:val="single" w:sz="12" w:space="0" w:color="auto"/>
      </w:pBdr>
      <w:spacing w:before="360"/>
    </w:pPr>
    <w:rPr>
      <w:b/>
      <w:i/>
      <w:sz w:val="26"/>
    </w:rPr>
  </w:style>
  <w:style w:type="paragraph" w:styleId="NormalWeb">
    <w:name w:val="Normal (Web)"/>
    <w:basedOn w:val="Normal"/>
    <w:uiPriority w:val="99"/>
    <w:semiHidden/>
    <w:pPr>
      <w:spacing w:before="100" w:beforeAutospacing="1" w:after="100" w:afterAutospacing="1"/>
    </w:pPr>
    <w:rPr>
      <w:snapToGrid/>
      <w:color w:val="auto"/>
      <w:szCs w:val="24"/>
      <w:lang w:val="en-US"/>
    </w:rPr>
  </w:style>
  <w:style w:type="character" w:styleId="PlaceholderText">
    <w:name w:val="Placeholder Text"/>
    <w:basedOn w:val="DefaultParagraphFont"/>
    <w:uiPriority w:val="99"/>
    <w:semiHidden/>
    <w:rsid w:val="00BD0C75"/>
    <w:rPr>
      <w:color w:val="808080"/>
    </w:rPr>
  </w:style>
  <w:style w:type="paragraph" w:styleId="ListParagraph">
    <w:name w:val="List Paragraph"/>
    <w:basedOn w:val="Normal"/>
    <w:uiPriority w:val="34"/>
    <w:qFormat/>
    <w:rsid w:val="003A5EE3"/>
    <w:pPr>
      <w:ind w:left="720"/>
      <w:contextualSpacing/>
    </w:pPr>
  </w:style>
  <w:style w:type="paragraph" w:styleId="Revision">
    <w:name w:val="Revision"/>
    <w:hidden/>
    <w:uiPriority w:val="99"/>
    <w:semiHidden/>
    <w:rsid w:val="00D14DFB"/>
    <w:rPr>
      <w:snapToGrid w:val="0"/>
      <w:color w:val="000000"/>
      <w:sz w:val="24"/>
      <w:lang w:eastAsia="en-US"/>
    </w:rPr>
  </w:style>
  <w:style w:type="character" w:styleId="CommentReference">
    <w:name w:val="annotation reference"/>
    <w:basedOn w:val="DefaultParagraphFont"/>
    <w:uiPriority w:val="99"/>
    <w:semiHidden/>
    <w:unhideWhenUsed/>
    <w:rsid w:val="00D14DFB"/>
    <w:rPr>
      <w:sz w:val="16"/>
      <w:szCs w:val="16"/>
    </w:rPr>
  </w:style>
  <w:style w:type="paragraph" w:styleId="CommentText">
    <w:name w:val="annotation text"/>
    <w:basedOn w:val="Normal"/>
    <w:link w:val="CommentTextChar"/>
    <w:uiPriority w:val="99"/>
    <w:semiHidden/>
    <w:unhideWhenUsed/>
    <w:rsid w:val="00D14DFB"/>
    <w:rPr>
      <w:sz w:val="20"/>
    </w:rPr>
  </w:style>
  <w:style w:type="character" w:customStyle="1" w:styleId="CommentTextChar">
    <w:name w:val="Comment Text Char"/>
    <w:basedOn w:val="DefaultParagraphFont"/>
    <w:link w:val="CommentText"/>
    <w:uiPriority w:val="99"/>
    <w:semiHidden/>
    <w:rsid w:val="00D14DFB"/>
    <w:rPr>
      <w:snapToGrid w:val="0"/>
      <w:color w:val="000000"/>
      <w:lang w:eastAsia="en-US"/>
    </w:rPr>
  </w:style>
  <w:style w:type="paragraph" w:styleId="CommentSubject">
    <w:name w:val="annotation subject"/>
    <w:basedOn w:val="CommentText"/>
    <w:next w:val="CommentText"/>
    <w:link w:val="CommentSubjectChar"/>
    <w:uiPriority w:val="99"/>
    <w:semiHidden/>
    <w:unhideWhenUsed/>
    <w:rsid w:val="00D14DFB"/>
    <w:rPr>
      <w:b/>
      <w:bCs/>
    </w:rPr>
  </w:style>
  <w:style w:type="character" w:customStyle="1" w:styleId="CommentSubjectChar">
    <w:name w:val="Comment Subject Char"/>
    <w:basedOn w:val="CommentTextChar"/>
    <w:link w:val="CommentSubject"/>
    <w:uiPriority w:val="99"/>
    <w:semiHidden/>
    <w:rsid w:val="00D14DFB"/>
    <w:rPr>
      <w:b/>
      <w:bCs/>
      <w:snapToGrid w:val="0"/>
      <w:color w:val="000000"/>
      <w:lang w:eastAsia="en-US"/>
    </w:rPr>
  </w:style>
  <w:style w:type="character" w:styleId="UnresolvedMention">
    <w:name w:val="Unresolved Mention"/>
    <w:basedOn w:val="DefaultParagraphFont"/>
    <w:uiPriority w:val="99"/>
    <w:semiHidden/>
    <w:unhideWhenUsed/>
    <w:rsid w:val="00F308EF"/>
    <w:rPr>
      <w:color w:val="605E5C"/>
      <w:shd w:val="clear" w:color="auto" w:fill="E1DFDD"/>
    </w:rPr>
  </w:style>
  <w:style w:type="character" w:styleId="FollowedHyperlink">
    <w:name w:val="FollowedHyperlink"/>
    <w:basedOn w:val="DefaultParagraphFont"/>
    <w:uiPriority w:val="99"/>
    <w:semiHidden/>
    <w:unhideWhenUsed/>
    <w:rsid w:val="002B27BD"/>
    <w:rPr>
      <w:color w:val="800080" w:themeColor="followedHyperlink"/>
      <w:u w:val="single"/>
    </w:rPr>
  </w:style>
  <w:style w:type="paragraph" w:styleId="TOCHeading">
    <w:name w:val="TOC Heading"/>
    <w:basedOn w:val="Heading1"/>
    <w:next w:val="Normal"/>
    <w:uiPriority w:val="39"/>
    <w:unhideWhenUsed/>
    <w:qFormat/>
    <w:rsid w:val="000B6920"/>
    <w:pPr>
      <w:keepLines/>
      <w:spacing w:before="480" w:after="0" w:line="276" w:lineRule="auto"/>
      <w:outlineLvl w:val="9"/>
    </w:pPr>
    <w:rPr>
      <w:rFonts w:asciiTheme="majorHAnsi" w:eastAsiaTheme="majorEastAsia" w:hAnsiTheme="majorHAnsi" w:cstheme="majorBidi"/>
      <w:bCs/>
      <w:color w:val="365F91" w:themeColor="accent1" w:themeShade="BF"/>
      <w:szCs w:val="28"/>
    </w:rPr>
  </w:style>
  <w:style w:type="paragraph" w:customStyle="1" w:styleId="Textafterheading">
    <w:name w:val="Text after heading"/>
    <w:basedOn w:val="Normal"/>
    <w:next w:val="Normal"/>
    <w:qFormat/>
    <w:rsid w:val="001F06F3"/>
    <w:pPr>
      <w:spacing w:after="0" w:line="320" w:lineRule="atLeast"/>
    </w:pPr>
    <w:rPr>
      <w:rFonts w:ascii="Times New Roman" w:eastAsiaTheme="minorHAnsi" w:hAnsi="Times New Roman" w:cstheme="minorBidi"/>
      <w:snapToGrid/>
      <w:color w:val="auto"/>
      <w:szCs w:val="24"/>
    </w:rPr>
  </w:style>
  <w:style w:type="numbering" w:customStyle="1" w:styleId="PunktlistaBulletpointlist">
    <w:name w:val="Punktlista/Bullet point list"/>
    <w:uiPriority w:val="99"/>
    <w:rsid w:val="001F06F3"/>
    <w:pPr>
      <w:numPr>
        <w:numId w:val="9"/>
      </w:numPr>
    </w:pPr>
  </w:style>
  <w:style w:type="paragraph" w:styleId="HTMLPreformatted">
    <w:name w:val="HTML Preformatted"/>
    <w:basedOn w:val="Normal"/>
    <w:link w:val="HTMLPreformattedChar"/>
    <w:uiPriority w:val="99"/>
    <w:unhideWhenUsed/>
    <w:rsid w:val="001F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napToGrid/>
      <w:color w:val="auto"/>
      <w:sz w:val="20"/>
      <w:lang w:eastAsia="en-GB"/>
    </w:rPr>
  </w:style>
  <w:style w:type="character" w:customStyle="1" w:styleId="HTMLPreformattedChar">
    <w:name w:val="HTML Preformatted Char"/>
    <w:basedOn w:val="DefaultParagraphFont"/>
    <w:link w:val="HTMLPreformatted"/>
    <w:uiPriority w:val="99"/>
    <w:rsid w:val="001F06F3"/>
    <w:rPr>
      <w:rFonts w:ascii="Courier New" w:hAnsi="Courier New" w:cs="Courier New"/>
    </w:rPr>
  </w:style>
  <w:style w:type="character" w:customStyle="1" w:styleId="hljs-keyword">
    <w:name w:val="hljs-keyword"/>
    <w:basedOn w:val="DefaultParagraphFont"/>
    <w:rsid w:val="001F06F3"/>
  </w:style>
  <w:style w:type="character" w:customStyle="1" w:styleId="hljs-builtin">
    <w:name w:val="hljs-built_in"/>
    <w:basedOn w:val="DefaultParagraphFont"/>
    <w:rsid w:val="001F06F3"/>
  </w:style>
  <w:style w:type="character" w:customStyle="1" w:styleId="mclose">
    <w:name w:val="mclose"/>
    <w:basedOn w:val="DefaultParagraphFont"/>
    <w:rsid w:val="001F06F3"/>
  </w:style>
  <w:style w:type="character" w:customStyle="1" w:styleId="katex-mathml">
    <w:name w:val="katex-mathml"/>
    <w:basedOn w:val="DefaultParagraphFont"/>
    <w:rsid w:val="001F06F3"/>
  </w:style>
  <w:style w:type="character" w:customStyle="1" w:styleId="vlist-s">
    <w:name w:val="vlist-s"/>
    <w:basedOn w:val="DefaultParagraphFont"/>
    <w:rsid w:val="001F06F3"/>
  </w:style>
  <w:style w:type="table" w:styleId="TableGrid">
    <w:name w:val="Table Grid"/>
    <w:basedOn w:val="TableNormal"/>
    <w:uiPriority w:val="59"/>
    <w:rsid w:val="00E647CC"/>
    <w:rPr>
      <w:rFonts w:asciiTheme="minorHAnsi" w:eastAsiaTheme="minorHAnsi" w:hAnsiTheme="minorHAnsi" w:cstheme="minorBidi"/>
      <w:sz w:val="24"/>
      <w:szCs w:val="24"/>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91497"/>
    <w:pPr>
      <w:numPr>
        <w:numId w:val="10"/>
      </w:numPr>
    </w:pPr>
  </w:style>
  <w:style w:type="character" w:customStyle="1" w:styleId="BodyTextChar">
    <w:name w:val="Body Text Char"/>
    <w:basedOn w:val="DefaultParagraphFont"/>
    <w:link w:val="BodyText"/>
    <w:semiHidden/>
    <w:rsid w:val="00E647CC"/>
    <w:rPr>
      <w:rFonts w:asciiTheme="minorHAnsi" w:hAnsiTheme="minorHAnsi"/>
      <w:i/>
      <w:snapToGrid w:val="0"/>
      <w:color w:val="000000"/>
      <w:sz w:val="24"/>
      <w:lang w:eastAsia="en-US"/>
    </w:rPr>
  </w:style>
  <w:style w:type="numbering" w:customStyle="1" w:styleId="CurrentList2">
    <w:name w:val="Current List2"/>
    <w:uiPriority w:val="99"/>
    <w:rsid w:val="00B46ED3"/>
    <w:pPr>
      <w:numPr>
        <w:numId w:val="12"/>
      </w:numPr>
    </w:pPr>
  </w:style>
  <w:style w:type="numbering" w:customStyle="1" w:styleId="CurrentList3">
    <w:name w:val="Current List3"/>
    <w:uiPriority w:val="99"/>
    <w:rsid w:val="00B46ED3"/>
    <w:pPr>
      <w:numPr>
        <w:numId w:val="13"/>
      </w:numPr>
    </w:pPr>
  </w:style>
  <w:style w:type="numbering" w:customStyle="1" w:styleId="CurrentList4">
    <w:name w:val="Current List4"/>
    <w:uiPriority w:val="99"/>
    <w:rsid w:val="00B46ED3"/>
    <w:pPr>
      <w:numPr>
        <w:numId w:val="14"/>
      </w:numPr>
    </w:pPr>
  </w:style>
  <w:style w:type="numbering" w:customStyle="1" w:styleId="CurrentList5">
    <w:name w:val="Current List5"/>
    <w:uiPriority w:val="99"/>
    <w:rsid w:val="00B92D11"/>
    <w:pPr>
      <w:numPr>
        <w:numId w:val="15"/>
      </w:numPr>
    </w:pPr>
  </w:style>
  <w:style w:type="numbering" w:customStyle="1" w:styleId="CurrentList6">
    <w:name w:val="Current List6"/>
    <w:uiPriority w:val="99"/>
    <w:rsid w:val="00D82A40"/>
    <w:pPr>
      <w:numPr>
        <w:numId w:val="17"/>
      </w:numPr>
    </w:pPr>
  </w:style>
  <w:style w:type="numbering" w:customStyle="1" w:styleId="CurrentList7">
    <w:name w:val="Current List7"/>
    <w:uiPriority w:val="99"/>
    <w:rsid w:val="00D82A40"/>
    <w:pPr>
      <w:numPr>
        <w:numId w:val="18"/>
      </w:numPr>
    </w:pPr>
  </w:style>
  <w:style w:type="paragraph" w:customStyle="1" w:styleId="Headingwithoutnumbering">
    <w:name w:val="Heading without numbering"/>
    <w:basedOn w:val="Normal"/>
    <w:next w:val="Textafterheading"/>
    <w:uiPriority w:val="3"/>
    <w:qFormat/>
    <w:rsid w:val="00FD67A8"/>
    <w:pPr>
      <w:pageBreakBefore/>
      <w:spacing w:before="100" w:beforeAutospacing="1" w:after="480" w:line="240" w:lineRule="atLeast"/>
      <w:outlineLvl w:val="0"/>
    </w:pPr>
    <w:rPr>
      <w:rFonts w:ascii="Arial" w:eastAsiaTheme="minorHAnsi" w:hAnsi="Arial" w:cstheme="minorBidi"/>
      <w:snapToGrid/>
      <w:color w:val="auto"/>
      <w:sz w:val="40"/>
      <w:szCs w:val="24"/>
    </w:rPr>
  </w:style>
  <w:style w:type="numbering" w:customStyle="1" w:styleId="CurrentList8">
    <w:name w:val="Current List8"/>
    <w:uiPriority w:val="99"/>
    <w:rsid w:val="001410F3"/>
    <w:pPr>
      <w:numPr>
        <w:numId w:val="20"/>
      </w:numPr>
    </w:pPr>
  </w:style>
  <w:style w:type="paragraph" w:customStyle="1" w:styleId="Headingtableofcontents">
    <w:name w:val="Heading table of contents"/>
    <w:basedOn w:val="Normal"/>
    <w:next w:val="Textafterheading"/>
    <w:uiPriority w:val="3"/>
    <w:qFormat/>
    <w:rsid w:val="00EC26A6"/>
    <w:pPr>
      <w:keepNext/>
      <w:keepLines/>
      <w:widowControl w:val="0"/>
      <w:spacing w:before="100" w:beforeAutospacing="1" w:after="480" w:line="240" w:lineRule="atLeast"/>
    </w:pPr>
    <w:rPr>
      <w:rFonts w:ascii="Arial" w:eastAsiaTheme="minorHAnsi" w:hAnsi="Arial" w:cstheme="minorBidi"/>
      <w:snapToGrid/>
      <w:color w:val="auto"/>
      <w:sz w:val="40"/>
      <w:szCs w:val="24"/>
    </w:rPr>
  </w:style>
  <w:style w:type="numbering" w:customStyle="1" w:styleId="CurrentList9">
    <w:name w:val="Current List9"/>
    <w:uiPriority w:val="99"/>
    <w:rsid w:val="007410FC"/>
    <w:pPr>
      <w:numPr>
        <w:numId w:val="21"/>
      </w:numPr>
    </w:pPr>
  </w:style>
  <w:style w:type="numbering" w:customStyle="1" w:styleId="CurrentList10">
    <w:name w:val="Current List10"/>
    <w:uiPriority w:val="99"/>
    <w:rsid w:val="00646FAE"/>
    <w:pPr>
      <w:numPr>
        <w:numId w:val="24"/>
      </w:numPr>
    </w:pPr>
  </w:style>
  <w:style w:type="character" w:customStyle="1" w:styleId="Heading1Char">
    <w:name w:val="Heading 1 Char"/>
    <w:basedOn w:val="DefaultParagraphFont"/>
    <w:link w:val="Heading1"/>
    <w:rsid w:val="00112FA0"/>
    <w:rPr>
      <w:rFonts w:ascii="Arial" w:eastAsiaTheme="minorHAnsi" w:hAnsi="Arial" w:cstheme="minorBidi"/>
      <w:sz w:val="40"/>
      <w:szCs w:val="24"/>
      <w:lang w:val="en-US" w:eastAsia="en-US"/>
    </w:rPr>
  </w:style>
  <w:style w:type="character" w:customStyle="1" w:styleId="ms-1">
    <w:name w:val="ms-1"/>
    <w:basedOn w:val="DefaultParagraphFont"/>
    <w:rsid w:val="00F34996"/>
  </w:style>
  <w:style w:type="character" w:customStyle="1" w:styleId="max-w-full">
    <w:name w:val="max-w-full"/>
    <w:basedOn w:val="DefaultParagraphFont"/>
    <w:rsid w:val="00F34996"/>
  </w:style>
  <w:style w:type="paragraph" w:styleId="Bibliography">
    <w:name w:val="Bibliography"/>
    <w:basedOn w:val="Normal"/>
    <w:next w:val="Normal"/>
    <w:uiPriority w:val="37"/>
    <w:unhideWhenUsed/>
    <w:rsid w:val="001A334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4944">
      <w:bodyDiv w:val="1"/>
      <w:marLeft w:val="0"/>
      <w:marRight w:val="0"/>
      <w:marTop w:val="0"/>
      <w:marBottom w:val="0"/>
      <w:divBdr>
        <w:top w:val="none" w:sz="0" w:space="0" w:color="auto"/>
        <w:left w:val="none" w:sz="0" w:space="0" w:color="auto"/>
        <w:bottom w:val="none" w:sz="0" w:space="0" w:color="auto"/>
        <w:right w:val="none" w:sz="0" w:space="0" w:color="auto"/>
      </w:divBdr>
    </w:div>
    <w:div w:id="416634149">
      <w:bodyDiv w:val="1"/>
      <w:marLeft w:val="0"/>
      <w:marRight w:val="0"/>
      <w:marTop w:val="0"/>
      <w:marBottom w:val="0"/>
      <w:divBdr>
        <w:top w:val="none" w:sz="0" w:space="0" w:color="auto"/>
        <w:left w:val="none" w:sz="0" w:space="0" w:color="auto"/>
        <w:bottom w:val="none" w:sz="0" w:space="0" w:color="auto"/>
        <w:right w:val="none" w:sz="0" w:space="0" w:color="auto"/>
      </w:divBdr>
    </w:div>
    <w:div w:id="526256126">
      <w:bodyDiv w:val="1"/>
      <w:marLeft w:val="0"/>
      <w:marRight w:val="0"/>
      <w:marTop w:val="0"/>
      <w:marBottom w:val="0"/>
      <w:divBdr>
        <w:top w:val="none" w:sz="0" w:space="0" w:color="auto"/>
        <w:left w:val="none" w:sz="0" w:space="0" w:color="auto"/>
        <w:bottom w:val="none" w:sz="0" w:space="0" w:color="auto"/>
        <w:right w:val="none" w:sz="0" w:space="0" w:color="auto"/>
      </w:divBdr>
    </w:div>
    <w:div w:id="549266762">
      <w:bodyDiv w:val="1"/>
      <w:marLeft w:val="0"/>
      <w:marRight w:val="0"/>
      <w:marTop w:val="0"/>
      <w:marBottom w:val="0"/>
      <w:divBdr>
        <w:top w:val="none" w:sz="0" w:space="0" w:color="auto"/>
        <w:left w:val="none" w:sz="0" w:space="0" w:color="auto"/>
        <w:bottom w:val="none" w:sz="0" w:space="0" w:color="auto"/>
        <w:right w:val="none" w:sz="0" w:space="0" w:color="auto"/>
      </w:divBdr>
    </w:div>
    <w:div w:id="632905984">
      <w:bodyDiv w:val="1"/>
      <w:marLeft w:val="0"/>
      <w:marRight w:val="0"/>
      <w:marTop w:val="0"/>
      <w:marBottom w:val="0"/>
      <w:divBdr>
        <w:top w:val="none" w:sz="0" w:space="0" w:color="auto"/>
        <w:left w:val="none" w:sz="0" w:space="0" w:color="auto"/>
        <w:bottom w:val="none" w:sz="0" w:space="0" w:color="auto"/>
        <w:right w:val="none" w:sz="0" w:space="0" w:color="auto"/>
      </w:divBdr>
    </w:div>
    <w:div w:id="695540817">
      <w:bodyDiv w:val="1"/>
      <w:marLeft w:val="0"/>
      <w:marRight w:val="0"/>
      <w:marTop w:val="0"/>
      <w:marBottom w:val="0"/>
      <w:divBdr>
        <w:top w:val="none" w:sz="0" w:space="0" w:color="auto"/>
        <w:left w:val="none" w:sz="0" w:space="0" w:color="auto"/>
        <w:bottom w:val="none" w:sz="0" w:space="0" w:color="auto"/>
        <w:right w:val="none" w:sz="0" w:space="0" w:color="auto"/>
      </w:divBdr>
    </w:div>
    <w:div w:id="785543978">
      <w:bodyDiv w:val="1"/>
      <w:marLeft w:val="0"/>
      <w:marRight w:val="0"/>
      <w:marTop w:val="0"/>
      <w:marBottom w:val="0"/>
      <w:divBdr>
        <w:top w:val="none" w:sz="0" w:space="0" w:color="auto"/>
        <w:left w:val="none" w:sz="0" w:space="0" w:color="auto"/>
        <w:bottom w:val="none" w:sz="0" w:space="0" w:color="auto"/>
        <w:right w:val="none" w:sz="0" w:space="0" w:color="auto"/>
      </w:divBdr>
    </w:div>
    <w:div w:id="828247406">
      <w:bodyDiv w:val="1"/>
      <w:marLeft w:val="0"/>
      <w:marRight w:val="0"/>
      <w:marTop w:val="0"/>
      <w:marBottom w:val="0"/>
      <w:divBdr>
        <w:top w:val="none" w:sz="0" w:space="0" w:color="auto"/>
        <w:left w:val="none" w:sz="0" w:space="0" w:color="auto"/>
        <w:bottom w:val="none" w:sz="0" w:space="0" w:color="auto"/>
        <w:right w:val="none" w:sz="0" w:space="0" w:color="auto"/>
      </w:divBdr>
    </w:div>
    <w:div w:id="853147809">
      <w:bodyDiv w:val="1"/>
      <w:marLeft w:val="0"/>
      <w:marRight w:val="0"/>
      <w:marTop w:val="0"/>
      <w:marBottom w:val="0"/>
      <w:divBdr>
        <w:top w:val="none" w:sz="0" w:space="0" w:color="auto"/>
        <w:left w:val="none" w:sz="0" w:space="0" w:color="auto"/>
        <w:bottom w:val="none" w:sz="0" w:space="0" w:color="auto"/>
        <w:right w:val="none" w:sz="0" w:space="0" w:color="auto"/>
      </w:divBdr>
    </w:div>
    <w:div w:id="854266651">
      <w:bodyDiv w:val="1"/>
      <w:marLeft w:val="0"/>
      <w:marRight w:val="0"/>
      <w:marTop w:val="0"/>
      <w:marBottom w:val="0"/>
      <w:divBdr>
        <w:top w:val="none" w:sz="0" w:space="0" w:color="auto"/>
        <w:left w:val="none" w:sz="0" w:space="0" w:color="auto"/>
        <w:bottom w:val="none" w:sz="0" w:space="0" w:color="auto"/>
        <w:right w:val="none" w:sz="0" w:space="0" w:color="auto"/>
      </w:divBdr>
    </w:div>
    <w:div w:id="1226841443">
      <w:bodyDiv w:val="1"/>
      <w:marLeft w:val="0"/>
      <w:marRight w:val="0"/>
      <w:marTop w:val="0"/>
      <w:marBottom w:val="0"/>
      <w:divBdr>
        <w:top w:val="none" w:sz="0" w:space="0" w:color="auto"/>
        <w:left w:val="none" w:sz="0" w:space="0" w:color="auto"/>
        <w:bottom w:val="none" w:sz="0" w:space="0" w:color="auto"/>
        <w:right w:val="none" w:sz="0" w:space="0" w:color="auto"/>
      </w:divBdr>
    </w:div>
    <w:div w:id="1251810103">
      <w:bodyDiv w:val="1"/>
      <w:marLeft w:val="0"/>
      <w:marRight w:val="0"/>
      <w:marTop w:val="0"/>
      <w:marBottom w:val="0"/>
      <w:divBdr>
        <w:top w:val="none" w:sz="0" w:space="0" w:color="auto"/>
        <w:left w:val="none" w:sz="0" w:space="0" w:color="auto"/>
        <w:bottom w:val="none" w:sz="0" w:space="0" w:color="auto"/>
        <w:right w:val="none" w:sz="0" w:space="0" w:color="auto"/>
      </w:divBdr>
    </w:div>
    <w:div w:id="1256400973">
      <w:bodyDiv w:val="1"/>
      <w:marLeft w:val="0"/>
      <w:marRight w:val="0"/>
      <w:marTop w:val="0"/>
      <w:marBottom w:val="0"/>
      <w:divBdr>
        <w:top w:val="none" w:sz="0" w:space="0" w:color="auto"/>
        <w:left w:val="none" w:sz="0" w:space="0" w:color="auto"/>
        <w:bottom w:val="none" w:sz="0" w:space="0" w:color="auto"/>
        <w:right w:val="none" w:sz="0" w:space="0" w:color="auto"/>
      </w:divBdr>
    </w:div>
    <w:div w:id="1279490816">
      <w:bodyDiv w:val="1"/>
      <w:marLeft w:val="0"/>
      <w:marRight w:val="0"/>
      <w:marTop w:val="0"/>
      <w:marBottom w:val="0"/>
      <w:divBdr>
        <w:top w:val="none" w:sz="0" w:space="0" w:color="auto"/>
        <w:left w:val="none" w:sz="0" w:space="0" w:color="auto"/>
        <w:bottom w:val="none" w:sz="0" w:space="0" w:color="auto"/>
        <w:right w:val="none" w:sz="0" w:space="0" w:color="auto"/>
      </w:divBdr>
    </w:div>
    <w:div w:id="1369911392">
      <w:bodyDiv w:val="1"/>
      <w:marLeft w:val="0"/>
      <w:marRight w:val="0"/>
      <w:marTop w:val="0"/>
      <w:marBottom w:val="0"/>
      <w:divBdr>
        <w:top w:val="none" w:sz="0" w:space="0" w:color="auto"/>
        <w:left w:val="none" w:sz="0" w:space="0" w:color="auto"/>
        <w:bottom w:val="none" w:sz="0" w:space="0" w:color="auto"/>
        <w:right w:val="none" w:sz="0" w:space="0" w:color="auto"/>
      </w:divBdr>
    </w:div>
    <w:div w:id="1440640788">
      <w:bodyDiv w:val="1"/>
      <w:marLeft w:val="0"/>
      <w:marRight w:val="0"/>
      <w:marTop w:val="0"/>
      <w:marBottom w:val="0"/>
      <w:divBdr>
        <w:top w:val="none" w:sz="0" w:space="0" w:color="auto"/>
        <w:left w:val="none" w:sz="0" w:space="0" w:color="auto"/>
        <w:bottom w:val="none" w:sz="0" w:space="0" w:color="auto"/>
        <w:right w:val="none" w:sz="0" w:space="0" w:color="auto"/>
      </w:divBdr>
    </w:div>
    <w:div w:id="1574970536">
      <w:bodyDiv w:val="1"/>
      <w:marLeft w:val="0"/>
      <w:marRight w:val="0"/>
      <w:marTop w:val="0"/>
      <w:marBottom w:val="0"/>
      <w:divBdr>
        <w:top w:val="none" w:sz="0" w:space="0" w:color="auto"/>
        <w:left w:val="none" w:sz="0" w:space="0" w:color="auto"/>
        <w:bottom w:val="none" w:sz="0" w:space="0" w:color="auto"/>
        <w:right w:val="none" w:sz="0" w:space="0" w:color="auto"/>
      </w:divBdr>
    </w:div>
    <w:div w:id="1904442337">
      <w:bodyDiv w:val="1"/>
      <w:marLeft w:val="0"/>
      <w:marRight w:val="0"/>
      <w:marTop w:val="0"/>
      <w:marBottom w:val="0"/>
      <w:divBdr>
        <w:top w:val="none" w:sz="0" w:space="0" w:color="auto"/>
        <w:left w:val="none" w:sz="0" w:space="0" w:color="auto"/>
        <w:bottom w:val="none" w:sz="0" w:space="0" w:color="auto"/>
        <w:right w:val="none" w:sz="0" w:space="0" w:color="auto"/>
      </w:divBdr>
    </w:div>
    <w:div w:id="198465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11.emf"/><Relationship Id="rId39" Type="http://schemas.openxmlformats.org/officeDocument/2006/relationships/image" Target="media/image24.emf"/><Relationship Id="rId21" Type="http://schemas.openxmlformats.org/officeDocument/2006/relationships/image" Target="media/image6.jpeg"/><Relationship Id="rId34" Type="http://schemas.openxmlformats.org/officeDocument/2006/relationships/image" Target="media/image19.emf"/><Relationship Id="rId42" Type="http://schemas.openxmlformats.org/officeDocument/2006/relationships/image" Target="media/image27.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emf"/><Relationship Id="rId32" Type="http://schemas.openxmlformats.org/officeDocument/2006/relationships/image" Target="media/image17.emf"/><Relationship Id="rId37" Type="http://schemas.openxmlformats.org/officeDocument/2006/relationships/image" Target="media/image22.emf"/><Relationship Id="rId40" Type="http://schemas.openxmlformats.org/officeDocument/2006/relationships/image" Target="media/image25.emf"/><Relationship Id="rId45" Type="http://schemas.openxmlformats.org/officeDocument/2006/relationships/hyperlink" Target="https://github.com/Shmuppel/moose-temperature-ssf"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image" Target="media/image21.emf"/><Relationship Id="rId10" Type="http://schemas.openxmlformats.org/officeDocument/2006/relationships/image" Target="media/image3.jpeg"/><Relationship Id="rId19" Type="http://schemas.microsoft.com/office/2018/08/relationships/commentsExtensible" Target="commentsExtensible.xml"/><Relationship Id="rId31" Type="http://schemas.openxmlformats.org/officeDocument/2006/relationships/image" Target="media/image16.emf"/><Relationship Id="rId44"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emf"/><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23.emf"/><Relationship Id="rId46"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5B671-F6AD-E249-8B55-19D818FA1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39434</Words>
  <Characters>224777</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Cover_Standard</vt:lpstr>
    </vt:vector>
  </TitlesOfParts>
  <Company>WUR</Company>
  <LinksUpToDate>false</LinksUpToDate>
  <CharactersWithSpaces>263684</CharactersWithSpaces>
  <SharedDoc>false</SharedDoc>
  <HLinks>
    <vt:vector size="6" baseType="variant">
      <vt:variant>
        <vt:i4>0</vt:i4>
      </vt:variant>
      <vt:variant>
        <vt:i4>-1</vt:i4>
      </vt:variant>
      <vt:variant>
        <vt:i4>1813</vt:i4>
      </vt:variant>
      <vt:variant>
        <vt:i4>1</vt:i4>
      </vt:variant>
      <vt:variant>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Cover_Standard</dc:title>
  <dc:creator>Ruandha Agung Sugardiman</dc:creator>
  <cp:lastModifiedBy>Niels van der Vegt</cp:lastModifiedBy>
  <cp:revision>3</cp:revision>
  <cp:lastPrinted>2025-05-23T01:44:00Z</cp:lastPrinted>
  <dcterms:created xsi:type="dcterms:W3CDTF">2025-05-23T01:44:00Z</dcterms:created>
  <dcterms:modified xsi:type="dcterms:W3CDTF">2025-05-23T01:44:00Z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95145675d09479275df0616cdaaac0fd107a0a81d09dbbead5631017c482e2ee</vt:lpwstr>
  </property>
  <property fmtid="{D5CDD505-2E9C-101B-9397-08002B2CF9AE}" pid="3" name="ZOTERO_PREF_1">
    <vt:lpwstr>&lt;data data-version="3" zotero-version="7.0.15"&gt;&lt;session id="Ifnam30s"/&gt;&lt;style id="http://www.zotero.org/styles/apa" locale="en-US" hasBibliography="1" bibliographyStyleHasBeenSet="1"/&gt;&lt;prefs&gt;&lt;pref name="fieldType" value="Field"/&gt;&lt;/prefs&gt;&lt;/data&gt;</vt:lpwstr>
  </property>
</Properties>
</file>